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2183" w14:textId="1E57D43C" w:rsidR="00782E08" w:rsidRDefault="00240AF2" w:rsidP="00240AF2">
      <w:pPr>
        <w:spacing w:after="0" w:line="240" w:lineRule="auto"/>
        <w:ind w:firstLine="709"/>
        <w:jc w:val="center"/>
        <w:rPr>
          <w:rFonts w:ascii="Times New Roman" w:hAnsi="Times New Roman" w:cs="Times New Roman"/>
          <w:i/>
          <w:iCs/>
          <w:sz w:val="24"/>
        </w:rPr>
      </w:pPr>
      <w:r>
        <w:rPr>
          <w:rFonts w:ascii="Times New Roman" w:hAnsi="Times New Roman"/>
          <w:i/>
          <w:iCs/>
          <w:sz w:val="24"/>
        </w:rPr>
        <w:t>Regional studies. 2026. No. 1</w:t>
      </w:r>
    </w:p>
    <w:p w14:paraId="02EB76C2" w14:textId="77777777" w:rsidR="00240AF2" w:rsidRPr="00782E08" w:rsidRDefault="00240AF2" w:rsidP="00240AF2">
      <w:pPr>
        <w:spacing w:after="0" w:line="240" w:lineRule="auto"/>
        <w:ind w:firstLine="709"/>
        <w:jc w:val="center"/>
        <w:rPr>
          <w:rFonts w:ascii="Times New Roman" w:hAnsi="Times New Roman" w:cs="Times New Roman"/>
          <w:sz w:val="24"/>
        </w:rPr>
      </w:pPr>
    </w:p>
    <w:p w14:paraId="1D0DFF34" w14:textId="1FA067C2" w:rsidR="00690401" w:rsidRPr="007D5A06" w:rsidRDefault="00B5188C" w:rsidP="00690401">
      <w:pPr>
        <w:spacing w:after="0" w:line="300" w:lineRule="auto"/>
        <w:jc w:val="center"/>
        <w:rPr>
          <w:rFonts w:ascii="Times New Roman" w:hAnsi="Times New Roman" w:cs="Times New Roman"/>
          <w:b/>
          <w:bCs/>
          <w:sz w:val="26"/>
          <w:szCs w:val="26"/>
        </w:rPr>
      </w:pPr>
      <w:del w:id="902" w:author="А.А. Шевцов" w:date="2026-10-17T12:00:00Z">
        <w:r>
          <w:rPr>
            <w:rFonts w:ascii="Times New Roman" w:hAnsi="Times New Roman"/>
            <w:b/>
            <w:bCs/>
            <w:sz w:val="26"/>
            <w:szCs w:val="26"/>
          </w:rPr>
          <w:delText xml:space="preserve">Spatial Development of Voronezh and its Near Suburban Areas in the Post-Soviet Period</w:delText>
        </w:r>
      </w:del>
      <w:ins w:id="903" w:author="А.А. Шевцов" w:date="2026-10-17T12:00:00Z">
        <w:r>
          <w:rPr>
            <w:rFonts w:ascii="Times New Roman" w:hAnsi="Times New Roman"/>
            <w:b/>
            <w:bCs/>
            <w:sz w:val="26"/>
            <w:szCs w:val="26"/>
          </w:rPr>
          <w:t xml:space="preserve">Post-Soviet Evolution of Territorial Growth of Voronezh and Its Immediate Suburbs</w:t>
        </w:r>
      </w:ins>
    </w:p>
    <w:p w14:paraId="14090FF3" w14:textId="77777777" w:rsidR="00782E08" w:rsidRDefault="00782E08" w:rsidP="00782E08">
      <w:pPr>
        <w:spacing w:after="0" w:line="240" w:lineRule="auto"/>
        <w:jc w:val="center"/>
        <w:rPr>
          <w:rFonts w:ascii="Times New Roman" w:hAnsi="Times New Roman" w:cs="Times New Roman"/>
          <w:b/>
          <w:bCs/>
          <w:sz w:val="24"/>
        </w:rPr>
      </w:pPr>
    </w:p>
    <w:p w14:paraId="44ADE46A" w14:textId="55BDB2A3" w:rsidR="002E0E39" w:rsidRDefault="00440A35" w:rsidP="00782E08">
      <w:pPr>
        <w:spacing w:after="0" w:line="240" w:lineRule="auto"/>
        <w:jc w:val="center"/>
        <w:rPr>
          <w:rFonts w:ascii="Times New Roman" w:hAnsi="Times New Roman"/>
          <w:b/>
          <w:bCs/>
          <w:sz w:val="24"/>
        </w:rPr>
      </w:pPr>
      <w:r>
        <w:rPr>
          <w:rFonts w:ascii="Times New Roman" w:hAnsi="Times New Roman"/>
          <w:b/>
          <w:bCs/>
          <w:sz w:val="24"/>
        </w:rPr>
        <w:t>A.</w:t>
      </w:r>
      <w:r w:rsidR="00B5188C">
        <w:rPr>
          <w:rFonts w:ascii="Times New Roman" w:hAnsi="Times New Roman"/>
          <w:b/>
          <w:bCs/>
          <w:sz w:val="24"/>
        </w:rPr>
        <w:t xml:space="preserve"> </w:t>
      </w:r>
      <w:r>
        <w:rPr>
          <w:rFonts w:ascii="Times New Roman" w:hAnsi="Times New Roman"/>
          <w:b/>
          <w:bCs/>
          <w:sz w:val="24"/>
        </w:rPr>
        <w:t>A. Shevtsov</w:t>
      </w:r>
      <w:r w:rsidR="00B5188C">
        <w:rPr>
          <w:rFonts w:ascii="Times New Roman" w:hAnsi="Times New Roman"/>
          <w:b/>
          <w:bCs/>
          <w:sz w:val="24"/>
          <w:vertAlign w:val="superscript"/>
        </w:rPr>
        <w:t>a</w:t>
      </w:r>
      <w:r>
        <w:rPr>
          <w:rFonts w:ascii="Times New Roman" w:hAnsi="Times New Roman"/>
          <w:b/>
          <w:bCs/>
          <w:sz w:val="24"/>
          <w:vertAlign w:val="superscript"/>
        </w:rPr>
        <w:t xml:space="preserve">, </w:t>
      </w:r>
      <w:r>
        <w:rPr>
          <w:rFonts w:ascii="Times New Roman" w:hAnsi="Times New Roman"/>
          <w:b/>
          <w:bCs/>
          <w:sz w:val="24"/>
        </w:rPr>
        <w:t>*</w:t>
      </w:r>
    </w:p>
    <w:p w14:paraId="17532407" w14:textId="77777777" w:rsidR="00B5188C" w:rsidRPr="00782E08" w:rsidRDefault="00B5188C" w:rsidP="00782E08">
      <w:pPr>
        <w:spacing w:after="0" w:line="240" w:lineRule="auto"/>
        <w:jc w:val="center"/>
        <w:rPr>
          <w:rFonts w:ascii="Times New Roman" w:hAnsi="Times New Roman" w:cs="Times New Roman"/>
          <w:b/>
          <w:bCs/>
          <w:sz w:val="24"/>
        </w:rPr>
      </w:pPr>
    </w:p>
    <w:p w14:paraId="5E208F85" w14:textId="30C2C69D" w:rsidR="002E0E39" w:rsidRPr="00782E08" w:rsidRDefault="00B5188C" w:rsidP="00782E08">
      <w:pPr>
        <w:spacing w:after="0" w:line="240" w:lineRule="auto"/>
        <w:jc w:val="center"/>
        <w:rPr>
          <w:rFonts w:ascii="Times New Roman" w:hAnsi="Times New Roman" w:cs="Times New Roman"/>
          <w:i/>
          <w:iCs/>
          <w:sz w:val="24"/>
        </w:rPr>
      </w:pPr>
      <w:r>
        <w:rPr>
          <w:rFonts w:ascii="Times New Roman" w:hAnsi="Times New Roman"/>
          <w:i/>
          <w:iCs/>
          <w:sz w:val="24"/>
          <w:vertAlign w:val="superscript"/>
        </w:rPr>
        <w:t>a</w:t>
      </w:r>
      <w:del w:id="904" w:author="А.А. Шевцов" w:date="2026-10-17T12:00:00Z">
        <w:r w:rsidR="0025742C">
          <w:rPr>
            <w:rFonts w:ascii="Times New Roman" w:hAnsi="Times New Roman"/>
            <w:i/>
            <w:iCs/>
            <w:sz w:val="24"/>
          </w:rPr>
          <w:delText xml:space="preserve">Moscow State University named after M.V. </w:delText>
        </w:r>
      </w:del>
      <w:r w:rsidR="0025742C">
        <w:rPr>
          <w:rFonts w:ascii="Times New Roman" w:hAnsi="Times New Roman"/>
          <w:i/>
          <w:iCs/>
          <w:sz w:val="24"/>
        </w:rPr>
        <w:t xml:space="preserve">Lomonosov Moscow State University, Faculty of Geography, Moscow, Russia</w:t>
      </w:r>
    </w:p>
    <w:p w14:paraId="222ED96E" w14:textId="15A68D70" w:rsidR="002E0E39" w:rsidRPr="00782E08" w:rsidRDefault="0025742C" w:rsidP="00782E08">
      <w:pPr>
        <w:spacing w:after="0" w:line="240" w:lineRule="auto"/>
        <w:jc w:val="center"/>
        <w:rPr>
          <w:rFonts w:ascii="Times New Roman" w:hAnsi="Times New Roman" w:cs="Times New Roman"/>
          <w:i/>
          <w:iCs/>
          <w:sz w:val="24"/>
        </w:rPr>
      </w:pPr>
      <w:r>
        <w:rPr>
          <w:rFonts w:ascii="Times New Roman" w:hAnsi="Times New Roman"/>
          <w:i/>
          <w:iCs/>
          <w:sz w:val="24"/>
        </w:rPr>
        <w:t>*e-mail: mrnethezrs@gmail.com</w:t>
      </w:r>
    </w:p>
    <w:p w14:paraId="691EC9AA" w14:textId="77777777" w:rsidR="0025742C" w:rsidRPr="00D768BD" w:rsidRDefault="0025742C" w:rsidP="0025742C">
      <w:pPr>
        <w:widowControl w:val="0"/>
        <w:spacing w:after="0" w:line="240" w:lineRule="auto"/>
        <w:jc w:val="center"/>
        <w:rPr>
          <w:rStyle w:val="43"/>
          <w:rFonts w:eastAsiaTheme="minorHAnsi"/>
          <w:b w:val="0"/>
          <w:bCs w:val="0"/>
          <w:color w:val="auto"/>
          <w:sz w:val="24"/>
          <w:szCs w:val="24"/>
        </w:rPr>
      </w:pPr>
      <w:bookmarkStart w:id="0" w:name="_Hlk223296263"/>
    </w:p>
    <w:p w14:paraId="5D2B6735" w14:textId="3B4A5552" w:rsidR="0025742C" w:rsidRPr="00193169" w:rsidRDefault="0025742C" w:rsidP="0025742C">
      <w:pPr>
        <w:pStyle w:val="45"/>
        <w:spacing w:after="120" w:line="240" w:lineRule="auto"/>
        <w:rPr>
          <w:b w:val="0"/>
          <w:bCs w:val="0"/>
          <w:sz w:val="24"/>
          <w:szCs w:val="24"/>
        </w:rPr>
      </w:pPr>
      <w:r>
        <w:rPr>
          <w:b w:val="0"/>
          <w:bCs w:val="0"/>
          <w:sz w:val="24"/>
          <w:szCs w:val="24"/>
        </w:rPr>
        <w:t>Received March 3, 2026.</w:t>
      </w:r>
    </w:p>
    <w:p w14:paraId="65233E09" w14:textId="2CA3DD2B" w:rsidR="0025742C" w:rsidRPr="00193169" w:rsidRDefault="0025742C" w:rsidP="0025742C">
      <w:pPr>
        <w:pStyle w:val="45"/>
        <w:spacing w:after="120" w:line="240" w:lineRule="auto"/>
        <w:rPr>
          <w:b w:val="0"/>
          <w:bCs w:val="0"/>
          <w:sz w:val="24"/>
          <w:szCs w:val="24"/>
        </w:rPr>
      </w:pPr>
      <w:r>
        <w:rPr>
          <w:b w:val="0"/>
          <w:bCs w:val="0"/>
          <w:sz w:val="24"/>
          <w:szCs w:val="24"/>
        </w:rPr>
        <w:t>revis</w:t>
      </w:r>
      <w:r w:rsidR="00B5188C">
        <w:rPr>
          <w:b w:val="0"/>
          <w:bCs w:val="0"/>
          <w:sz w:val="24"/>
          <w:szCs w:val="24"/>
        </w:rPr>
        <w:t>ed</w:t>
      </w:r>
      <w:r>
        <w:rPr>
          <w:b w:val="0"/>
          <w:bCs w:val="0"/>
          <w:sz w:val="24"/>
          <w:szCs w:val="24"/>
        </w:rPr>
        <w:t xml:space="preserve"> July 18, 2026.</w:t>
      </w:r>
    </w:p>
    <w:p w14:paraId="37B288F0" w14:textId="77777777" w:rsidR="00B5188C" w:rsidRPr="00B5188C" w:rsidRDefault="00B5188C" w:rsidP="00B5188C">
      <w:pPr>
        <w:pStyle w:val="45"/>
        <w:shd w:val="clear" w:color="auto" w:fill="auto"/>
        <w:spacing w:after="120" w:line="240" w:lineRule="auto"/>
        <w:rPr>
          <w:b w:val="0"/>
          <w:bCs w:val="0"/>
          <w:sz w:val="24"/>
          <w:szCs w:val="24"/>
        </w:rPr>
      </w:pPr>
      <w:r w:rsidRPr="00B5188C">
        <w:rPr>
          <w:b w:val="0"/>
          <w:bCs w:val="0"/>
          <w:sz w:val="24"/>
          <w:szCs w:val="24"/>
        </w:rPr>
        <w:t>accepted September 21, 2026</w:t>
      </w:r>
    </w:p>
    <w:p w14:paraId="3A799621" w14:textId="77777777" w:rsidR="0025742C" w:rsidRPr="00B5188C" w:rsidRDefault="0025742C" w:rsidP="0025742C">
      <w:pPr>
        <w:pStyle w:val="26"/>
        <w:spacing w:line="240" w:lineRule="auto"/>
        <w:ind w:left="567" w:right="566"/>
        <w:jc w:val="both"/>
        <w:rPr>
          <w:rStyle w:val="25"/>
          <w:rFonts w:ascii="Times New Roman" w:hAnsi="Times New Roman" w:cs="Times New Roman"/>
          <w:sz w:val="22"/>
          <w:szCs w:val="22"/>
        </w:rPr>
      </w:pPr>
    </w:p>
    <w:p w14:paraId="59B4B55F" w14:textId="59A43156" w:rsidR="002E0E39" w:rsidRPr="000C2748" w:rsidRDefault="00440A35" w:rsidP="000C2748">
      <w:pPr>
        <w:spacing w:after="0" w:line="240" w:lineRule="auto"/>
        <w:ind w:left="709" w:right="566"/>
        <w:jc w:val="both"/>
        <w:rPr>
          <w:rFonts w:ascii="Times New Roman" w:hAnsi="Times New Roman" w:cs="Times New Roman"/>
        </w:rPr>
      </w:pPr>
      <w:r>
        <w:rPr>
          <w:rFonts w:ascii="Times New Roman" w:hAnsi="Times New Roman"/>
        </w:rPr>
        <w:t xml:space="preserve">This article examines the spatial transformation of Voronezh and its suburbs from 1992 to 2025. The aim of the work is to identify spatial and temporal patterns in the transformation of built-up areas in the context of the transition to a market-based development model. The methodology is based on combining the analysis of the dynamics of the physical boundaries of development with localized economic indicators: the cadastral value of land and the density of consumer activity (based on data from the Federal Tax Service). The nonlinear nature of the expansion has been established, in which four stages are distinguished: from the transition period of spontaneous growth (1992–2000) to the phase of slowing expansion and the formation of a framework of suburban shopping centers (2000–2010), followed by a stage of “explosive expansion” in the context of increasing availability of credit (2010–2020) and the current stage of stabilization of growth rates and morphological consolidation (2020–2025). A persistent spatial asymmetry was identified: more than 58% of the total increase was recorded in the northern and eastern sectors. It has been established that the development of the </w:t>
      </w:r>
      <w:del w:id="907" w:author="А.А. Шевцов" w:date="2026-10-17T12:00:00Z">
        <w:r>
          <w:rPr>
            <w:rFonts w:ascii="Times New Roman" w:hAnsi="Times New Roman"/>
          </w:rPr>
          <w:delText xml:space="preserve">suburban area</w:delText>
        </w:r>
      </w:del>
      <w:ins w:id="908" w:author="А.А. Шевцов" w:date="2026-10-17T12:00:00Z">
        <w:r>
          <w:rPr>
            <w:rFonts w:ascii="Times New Roman" w:hAnsi="Times New Roman"/>
          </w:rPr>
          <w:t xml:space="preserve">immediate suburbs</w:t>
        </w:r>
      </w:ins>
      <w:r>
        <w:rPr>
          <w:rFonts w:ascii="Times New Roman" w:hAnsi="Times New Roman"/>
        </w:rPr>
        <w:t xml:space="preserve"> is driven by the </w:t>
      </w:r>
      <w:del w:id="905" w:author="А.А. Шевцов" w:date="2026-10-17T12:00:00Z">
        <w:r>
          <w:rPr>
            <w:rFonts w:ascii="Times New Roman" w:hAnsi="Times New Roman"/>
          </w:rPr>
          <w:delText xml:space="preserve">"growth machine," driven</w:delText>
        </w:r>
      </w:del>
      <w:ins w:id="906" w:author="А.А. Шевцов" w:date="2026-10-17T12:00:00Z">
        <w:r>
          <w:rPr>
            <w:rFonts w:ascii="Times New Roman" w:hAnsi="Times New Roman"/>
          </w:rPr>
          <w:t xml:space="preserve">“growth machine” mechanism, powered</w:t>
        </w:r>
      </w:ins>
      <w:r>
        <w:rPr>
          <w:rFonts w:ascii="Times New Roman" w:hAnsi="Times New Roman"/>
        </w:rPr>
        <w:t xml:space="preserve"> by a fivefold difference in land prices between the </w:t>
      </w:r>
      <w:del w:id="909" w:author="А.А. Шевцов" w:date="2026-10-17T12:00:00Z">
        <w:r>
          <w:rPr>
            <w:rFonts w:ascii="Times New Roman" w:hAnsi="Times New Roman"/>
          </w:rPr>
          <w:delText xml:space="preserve">city's outskirts and the suburban area.</w:delText>
        </w:r>
      </w:del>
      <w:ins w:id="910" w:author="А.А. Шевцов" w:date="2026-10-17T12:00:00Z">
        <w:r>
          <w:rPr>
            <w:rFonts w:ascii="Times New Roman" w:hAnsi="Times New Roman"/>
          </w:rPr>
          <w:t xml:space="preserve">city outskirts and the immediate suburban zone.</w:t>
        </w:r>
      </w:ins>
      <w:r>
        <w:rPr>
          <w:rFonts w:ascii="Times New Roman" w:hAnsi="Times New Roman"/>
        </w:rPr>
        <w:t xml:space="preserve"> This led to spatial fragmentation and the formation of a functionally </w:t>
      </w:r>
      <w:del w:id="911" w:author="А.А. Шевцов" w:date="2026-10-17T12:00:00Z">
        <w:r>
          <w:rPr>
            <w:rFonts w:ascii="Times New Roman" w:hAnsi="Times New Roman"/>
          </w:rPr>
          <w:delText xml:space="preserve">disunited</w:delText>
        </w:r>
      </w:del>
      <w:ins w:id="912" w:author="А.А. Шевцов" w:date="2026-10-17T12:00:00Z">
        <w:r>
          <w:rPr>
            <w:rFonts w:ascii="Times New Roman" w:hAnsi="Times New Roman"/>
          </w:rPr>
          <w:t xml:space="preserve">disjointed</w:t>
        </w:r>
      </w:ins>
      <w:r>
        <w:rPr>
          <w:rFonts w:ascii="Times New Roman" w:hAnsi="Times New Roman"/>
        </w:rPr>
        <w:t xml:space="preserve"> spatial structure, which is confirmed by a twofold drop in the density of consumer activity in new development zones. The results of the study indicate a deformation of the classical model of W. Alonso: </w:t>
      </w:r>
      <w:del w:id="915" w:author="А.А. Шевцов" w:date="2026-10-17T12:00:00Z">
        <w:r>
          <w:rPr>
            <w:rFonts w:ascii="Times New Roman" w:hAnsi="Times New Roman"/>
          </w:rPr>
          <w:delText xml:space="preserve">The</w:delText>
        </w:r>
      </w:del>
      <w:ins w:id="916" w:author="А.А. Шевцов" w:date="2026-10-17T12:00:00Z">
        <w:r>
          <w:rPr>
            <w:rFonts w:ascii="Times New Roman" w:hAnsi="Times New Roman"/>
          </w:rPr>
          <w:t xml:space="preserve">the</w:t>
        </w:r>
      </w:ins>
      <w:r>
        <w:rPr>
          <w:rFonts w:ascii="Times New Roman" w:hAnsi="Times New Roman"/>
        </w:rPr>
        <w:t xml:space="preserve"> factor of transport distance has lost its barrier function in the context of increased accessibility of retail and the development of e-commerce. </w:t>
      </w:r>
    </w:p>
    <w:p w14:paraId="6BF5584B" w14:textId="77777777" w:rsidR="00782E08" w:rsidRPr="000C2748" w:rsidRDefault="00782E08" w:rsidP="000C2748">
      <w:pPr>
        <w:spacing w:after="0" w:line="240" w:lineRule="auto"/>
        <w:ind w:left="709" w:right="566"/>
        <w:jc w:val="both"/>
        <w:rPr>
          <w:rFonts w:ascii="Times New Roman" w:hAnsi="Times New Roman" w:cs="Times New Roman"/>
        </w:rPr>
      </w:pPr>
    </w:p>
    <w:p w14:paraId="049EF34E" w14:textId="1E37A168" w:rsidR="002E0E39" w:rsidRDefault="00440A35" w:rsidP="000C2748">
      <w:pPr>
        <w:spacing w:after="0" w:line="240" w:lineRule="auto"/>
        <w:ind w:left="709" w:right="566"/>
        <w:jc w:val="both"/>
        <w:rPr>
          <w:rFonts w:ascii="Times New Roman" w:hAnsi="Times New Roman"/>
        </w:rPr>
      </w:pPr>
      <w:r w:rsidRPr="00B5188C">
        <w:rPr>
          <w:rFonts w:ascii="Times New Roman" w:hAnsi="Times New Roman"/>
          <w:b/>
          <w:bCs/>
        </w:rPr>
        <w:t>Keywords:</w:t>
      </w:r>
      <w:r>
        <w:rPr>
          <w:rFonts w:ascii="Times New Roman" w:hAnsi="Times New Roman"/>
        </w:rPr>
        <w:t xml:space="preserve"> Post-Soviet urban transformation, </w:t>
      </w:r>
      <w:ins w:id="917" w:author="А.А. Шевцов" w:date="2026-10-17T12:00:00Z">
        <w:r>
          <w:rPr>
            <w:rFonts w:ascii="Times New Roman" w:hAnsi="Times New Roman"/>
          </w:rPr>
          <w:t xml:space="preserve">built-up </w:t>
        </w:r>
      </w:ins>
      <w:r>
        <w:rPr>
          <w:rFonts w:ascii="Times New Roman" w:hAnsi="Times New Roman"/>
        </w:rPr>
        <w:t xml:space="preserve">development, </w:t>
      </w:r>
      <w:del w:id="1160" w:author="А.А. Шевцов" w:date="2026-10-17T12:00:00Z">
        <w:r>
          <w:rPr>
            <w:rFonts w:ascii="Times New Roman" w:hAnsi="Times New Roman"/>
          </w:rPr>
          <w:delText xml:space="preserve">"</w:delText>
        </w:r>
      </w:del>
      <w:ins w:id="1161" w:author="А.А. Шевцов" w:date="2026-10-17T12:00:00Z">
        <w:r>
          <w:rPr>
            <w:rFonts w:ascii="Times New Roman" w:hAnsi="Times New Roman"/>
          </w:rPr>
          <w:t xml:space="preserve">“</w:t>
        </w:r>
      </w:ins>
      <w:r>
        <w:rPr>
          <w:rFonts w:ascii="Times New Roman" w:hAnsi="Times New Roman"/>
        </w:rPr>
        <w:t xml:space="preserve">growth machine</w:t>
      </w:r>
      <w:del w:id="1158" w:author="А.А. Шевцов" w:date="2026-10-17T12:00:00Z">
        <w:r>
          <w:rPr>
            <w:rFonts w:ascii="Times New Roman" w:hAnsi="Times New Roman"/>
          </w:rPr>
          <w:delText xml:space="preserve">"</w:delText>
        </w:r>
      </w:del>
      <w:ins w:id="1159" w:author="А.А. Шевцов" w:date="2026-10-17T12:00:00Z">
        <w:r>
          <w:rPr>
            <w:rFonts w:ascii="Times New Roman" w:hAnsi="Times New Roman"/>
          </w:rPr>
          <w:t xml:space="preserve">”</w:t>
        </w:r>
      </w:ins>
      <w:r>
        <w:rPr>
          <w:rFonts w:ascii="Times New Roman" w:hAnsi="Times New Roman"/>
        </w:rPr>
        <w:t xml:space="preserve">, suburban </w:t>
      </w:r>
      <w:del w:id="918" w:author="А.А. Шевцов" w:date="2026-10-17T12:00:00Z">
        <w:r>
          <w:rPr>
            <w:rFonts w:ascii="Times New Roman" w:hAnsi="Times New Roman"/>
          </w:rPr>
          <w:delText xml:space="preserve">area, urban morphology,</w:delText>
        </w:r>
      </w:del>
      <w:ins w:id="919" w:author="А.А. Шевцов" w:date="2026-10-17T12:00:00Z">
        <w:r>
          <w:rPr>
            <w:rFonts w:ascii="Times New Roman" w:hAnsi="Times New Roman"/>
          </w:rPr>
          <w:t xml:space="preserve">zone, urban morphology, urban</w:t>
        </w:r>
      </w:ins>
      <w:r>
        <w:rPr>
          <w:rFonts w:ascii="Times New Roman" w:hAnsi="Times New Roman"/>
        </w:rPr>
        <w:t xml:space="preserve"> sprawl, GIS analysis</w:t>
      </w:r>
      <w:bookmarkEnd w:id="0"/>
    </w:p>
    <w:p w14:paraId="2DF83E59" w14:textId="77777777" w:rsidR="00B5188C" w:rsidRPr="000C2748" w:rsidRDefault="00B5188C" w:rsidP="000C2748">
      <w:pPr>
        <w:spacing w:after="0" w:line="240" w:lineRule="auto"/>
        <w:ind w:left="709" w:right="566"/>
        <w:jc w:val="both"/>
        <w:rPr>
          <w:rFonts w:ascii="Times New Roman" w:hAnsi="Times New Roman" w:cs="Times New Roman"/>
        </w:rPr>
      </w:pPr>
    </w:p>
    <w:p w14:paraId="7CC11BD0" w14:textId="77777777" w:rsidR="00782E08" w:rsidRPr="000C2748" w:rsidRDefault="00782E08" w:rsidP="000C2748">
      <w:pPr>
        <w:spacing w:after="0" w:line="240" w:lineRule="auto"/>
        <w:ind w:left="709" w:right="566"/>
        <w:jc w:val="both"/>
        <w:rPr>
          <w:rFonts w:ascii="Times New Roman" w:hAnsi="Times New Roman" w:cs="Times New Roman"/>
        </w:rPr>
      </w:pPr>
    </w:p>
    <w:p w14:paraId="4C2A7546" w14:textId="59A8A6F2" w:rsidR="0025742C" w:rsidRPr="0025742C" w:rsidRDefault="0025742C" w:rsidP="0025742C">
      <w:pPr>
        <w:spacing w:after="0" w:line="240" w:lineRule="auto"/>
        <w:ind w:firstLine="567"/>
        <w:jc w:val="center"/>
        <w:rPr>
          <w:rFonts w:ascii="Times New Roman" w:hAnsi="Times New Roman" w:cs="Times New Roman"/>
          <w:bCs/>
          <w:sz w:val="24"/>
        </w:rPr>
      </w:pPr>
      <w:r>
        <w:rPr>
          <w:rFonts w:ascii="Times New Roman" w:hAnsi="Times New Roman"/>
          <w:bCs/>
          <w:sz w:val="24"/>
        </w:rPr>
        <w:t>INTRODUCTION AND STATEMENT OF THE PROBLEM</w:t>
      </w:r>
    </w:p>
    <w:p w14:paraId="0AE49BFE" w14:textId="4AC46AE9" w:rsidR="002E0E39" w:rsidRDefault="00440A35" w:rsidP="00FC4E4F">
      <w:pPr>
        <w:spacing w:after="0" w:line="240" w:lineRule="auto"/>
        <w:ind w:firstLine="567"/>
        <w:jc w:val="both"/>
        <w:rPr>
          <w:rFonts w:ascii="Times New Roman" w:hAnsi="Times New Roman" w:cs="Times New Roman"/>
          <w:sz w:val="24"/>
        </w:rPr>
      </w:pPr>
      <w:r>
        <w:rPr>
          <w:rFonts w:ascii="Times New Roman" w:hAnsi="Times New Roman"/>
          <w:sz w:val="24"/>
        </w:rPr>
        <w:t xml:space="preserve">In recent decades, the spatial development of Russia's largest cities has been closely linked to the development of the real estate market and the transformation of land and property relations. The extensive growth of </w:t>
      </w:r>
      <w:del w:id="920" w:author="А.А. Шевцов" w:date="2026-10-17T12:00:00Z">
        <w:r>
          <w:rPr>
            <w:rFonts w:ascii="Times New Roman" w:hAnsi="Times New Roman"/>
            <w:sz w:val="24"/>
          </w:rPr>
          <w:delText xml:space="preserve">development in suburban areas</w:delText>
        </w:r>
      </w:del>
      <w:ins w:id="921" w:author="А.А. Шевцов" w:date="2026-10-17T12:00:00Z">
        <w:r>
          <w:rPr>
            <w:rFonts w:ascii="Times New Roman" w:hAnsi="Times New Roman"/>
            <w:sz w:val="24"/>
          </w:rPr>
          <w:t xml:space="preserve">built-up areas in suburban zones</w:t>
        </w:r>
      </w:ins>
      <w:r>
        <w:rPr>
          <w:rFonts w:ascii="Times New Roman" w:hAnsi="Times New Roman"/>
          <w:sz w:val="24"/>
        </w:rPr>
        <w:t xml:space="preserve"> is largely becoming a spatial reflection of developers' investment strategies and changing consumer preferences. In this regard, the study of territorial expansion requires a shift from simply </w:t>
      </w:r>
      <w:del w:id="922" w:author="А.А. Шевцов" w:date="2026-10-17T12:00:00Z">
        <w:r>
          <w:rPr>
            <w:rFonts w:ascii="Times New Roman" w:hAnsi="Times New Roman"/>
            <w:sz w:val="24"/>
          </w:rPr>
          <w:delText xml:space="preserve">fixing</w:delText>
        </w:r>
      </w:del>
      <w:ins w:id="923" w:author="А.А. Шевцов" w:date="2026-10-17T12:00:00Z">
        <w:r>
          <w:rPr>
            <w:rFonts w:ascii="Times New Roman" w:hAnsi="Times New Roman"/>
            <w:sz w:val="24"/>
          </w:rPr>
          <w:t xml:space="preserve">recording</w:t>
        </w:r>
      </w:ins>
      <w:r>
        <w:rPr>
          <w:rFonts w:ascii="Times New Roman" w:hAnsi="Times New Roman"/>
          <w:sz w:val="24"/>
        </w:rPr>
        <w:t xml:space="preserve"> physical boundaries to an analysis of the economic incentives that guide the vectors of new construction. </w:t>
      </w:r>
    </w:p>
    <w:p w14:paraId="7F4121CE" w14:textId="77777777" w:rsidR="002E0E39" w:rsidRDefault="00440A35" w:rsidP="00FC4E4F">
      <w:pPr>
        <w:spacing w:after="0" w:line="240" w:lineRule="auto"/>
        <w:ind w:firstLine="567"/>
        <w:jc w:val="both"/>
        <w:rPr>
          <w:rFonts w:ascii="Times New Roman" w:hAnsi="Times New Roman" w:cs="Times New Roman"/>
          <w:sz w:val="24"/>
        </w:rPr>
      </w:pPr>
      <w:r>
        <w:rPr>
          <w:rFonts w:ascii="Times New Roman" w:hAnsi="Times New Roman"/>
          <w:sz w:val="24"/>
        </w:rPr>
        <w:t xml:space="preserve">For modern science, identifying the factors that determine the spatial unevenness of the development of urban systems remains a pressing problem. Traditional concepts of urban economics are confronting new realities: the development of suburban commercial infrastructure and the digitalization of the service sector, which are </w:t>
      </w:r>
      <w:del w:id="924" w:author="А.А. Шевцов" w:date="2026-10-17T12:00:00Z">
        <w:r>
          <w:rPr>
            <w:rFonts w:ascii="Times New Roman" w:hAnsi="Times New Roman"/>
            <w:sz w:val="24"/>
          </w:rPr>
          <w:delText xml:space="preserve">offsetting</w:delText>
        </w:r>
      </w:del>
      <w:ins w:id="925" w:author="А.А. Шевцов" w:date="2026-10-17T12:00:00Z">
        <w:r>
          <w:rPr>
            <w:rFonts w:ascii="Times New Roman" w:hAnsi="Times New Roman"/>
            <w:sz w:val="24"/>
          </w:rPr>
          <w:t xml:space="preserve">neutralizing</w:t>
        </w:r>
      </w:ins>
      <w:r>
        <w:rPr>
          <w:rFonts w:ascii="Times New Roman" w:hAnsi="Times New Roman"/>
          <w:sz w:val="24"/>
        </w:rPr>
        <w:t xml:space="preserve"> the traditional factor of distance from the city center.</w:t>
      </w:r>
    </w:p>
    <w:p w14:paraId="00BAE76E" w14:textId="5E98FF06" w:rsidR="002E0E39" w:rsidRDefault="00440A35" w:rsidP="00FC4E4F">
      <w:pPr>
        <w:spacing w:after="0" w:line="240" w:lineRule="auto"/>
        <w:ind w:firstLine="567"/>
        <w:jc w:val="both"/>
        <w:rPr>
          <w:rFonts w:ascii="Times New Roman" w:hAnsi="Times New Roman" w:cs="Times New Roman"/>
          <w:sz w:val="24"/>
        </w:rPr>
      </w:pPr>
      <w:r>
        <w:rPr>
          <w:rFonts w:ascii="Times New Roman" w:hAnsi="Times New Roman"/>
          <w:sz w:val="24"/>
        </w:rPr>
        <w:lastRenderedPageBreak/>
        <w:t xml:space="preserve">In the Russian context, the situation is complicated by the specifics of the post-socialist transition and market reforms. </w:t>
      </w:r>
      <w:r>
        <w:rPr>
          <w:rFonts w:ascii="Times New Roman" w:hAnsi="Times New Roman"/>
          <w:bCs/>
          <w:sz w:val="24"/>
        </w:rPr>
        <w:t>The choice of Voronezh as the object of the study is due to its representativeness as one of the most dynamic regional centers, where the transition to a market model of spatial development and capitalization of suburban lands has manifested itself particularly clearly, as well as</w:t>
      </w:r>
      <w:r>
        <w:rPr>
          <w:rFonts w:ascii="Times New Roman" w:hAnsi="Times New Roman"/>
          <w:sz w:val="24"/>
        </w:rPr>
        <w:t xml:space="preserve"> a combination of active physical growth of </w:t>
      </w:r>
      <w:del w:id="926" w:author="А.А. Шевцов" w:date="2026-10-17T12:00:00Z">
        <w:r>
          <w:rPr>
            <w:rFonts w:ascii="Times New Roman" w:hAnsi="Times New Roman"/>
            <w:sz w:val="24"/>
          </w:rPr>
          <w:delText xml:space="preserve">development</w:delText>
        </w:r>
      </w:del>
      <w:ins w:id="927" w:author="А.А. Шевцов" w:date="2026-10-17T12:00:00Z">
        <w:r>
          <w:rPr>
            <w:rFonts w:ascii="Times New Roman" w:hAnsi="Times New Roman"/>
            <w:sz w:val="24"/>
          </w:rPr>
          <w:t xml:space="preserve">built-up areas</w:t>
        </w:r>
      </w:ins>
      <w:r>
        <w:rPr>
          <w:rFonts w:ascii="Times New Roman" w:hAnsi="Times New Roman"/>
          <w:sz w:val="24"/>
        </w:rPr>
        <w:t xml:space="preserve"> over the past three decades and the change in the legal boundaries of the city in 2011. This allows us to trace how administrative decisions </w:t>
      </w:r>
      <w:del w:id="928" w:author="А.А. Шевцов" w:date="2026-10-17T12:00:00Z">
        <w:r>
          <w:rPr>
            <w:rFonts w:ascii="Times New Roman" w:hAnsi="Times New Roman"/>
            <w:sz w:val="24"/>
          </w:rPr>
          <w:delText xml:space="preserve">overlap with</w:delText>
        </w:r>
      </w:del>
      <w:ins w:id="929" w:author="А.А. Шевцов" w:date="2026-10-17T12:00:00Z">
        <w:r>
          <w:rPr>
            <w:rFonts w:ascii="Times New Roman" w:hAnsi="Times New Roman"/>
            <w:sz w:val="24"/>
          </w:rPr>
          <w:t xml:space="preserve">are superimposed on</w:t>
        </w:r>
      </w:ins>
      <w:r>
        <w:rPr>
          <w:rFonts w:ascii="Times New Roman" w:hAnsi="Times New Roman"/>
          <w:sz w:val="24"/>
        </w:rPr>
        <w:t xml:space="preserve"> the real market dynamics of land development.</w:t>
      </w:r>
    </w:p>
    <w:p w14:paraId="63980B14" w14:textId="277CA7A3" w:rsidR="00AE13E2" w:rsidRDefault="00AE13E2" w:rsidP="00AE13E2">
      <w:pPr>
        <w:spacing w:after="0" w:line="240" w:lineRule="auto"/>
        <w:ind w:firstLine="567"/>
        <w:jc w:val="both"/>
        <w:rPr>
          <w:rFonts w:ascii="Times New Roman" w:hAnsi="Times New Roman" w:cs="Times New Roman"/>
          <w:bCs/>
          <w:sz w:val="24"/>
        </w:rPr>
      </w:pPr>
      <w:r>
        <w:rPr>
          <w:rFonts w:ascii="Times New Roman" w:hAnsi="Times New Roman"/>
          <w:sz w:val="24"/>
          <w:szCs w:val="24"/>
        </w:rPr>
        <w:t xml:space="preserve">The territorial growth of Voronezh is understood as the entire set of new built-up areas both on the outskirts of existing development and in the area of the </w:t>
      </w:r>
      <w:del w:id="1030" w:author="А.А. Шевцов" w:date="2026-10-17T12:00:00Z">
        <w:r>
          <w:rPr>
            <w:rFonts w:ascii="Times New Roman" w:hAnsi="Times New Roman"/>
            <w:sz w:val="24"/>
            <w:szCs w:val="24"/>
          </w:rPr>
          <w:delText xml:space="preserve">near</w:delText>
        </w:r>
      </w:del>
      <w:ins w:id="1031" w:author="А.А. Шевцов" w:date="2026-10-17T12:00:00Z">
        <w:r>
          <w:rPr>
            <w:rFonts w:ascii="Times New Roman" w:hAnsi="Times New Roman"/>
            <w:sz w:val="24"/>
            <w:szCs w:val="24"/>
          </w:rPr>
          <w:t xml:space="preserve">immediate</w:t>
        </w:r>
      </w:ins>
      <w:r>
        <w:rPr>
          <w:rFonts w:ascii="Times New Roman" w:hAnsi="Times New Roman"/>
          <w:sz w:val="24"/>
          <w:szCs w:val="24"/>
        </w:rPr>
        <w:t xml:space="preserve"> suburbs, regardless of their spatial connectivity and administrative affiliation, since their emergence is determined by the dynamics of the urban real estate market, and not by internal factors in the development of suburban settlements.</w:t>
      </w:r>
      <w:r>
        <w:rPr>
          <w:rFonts w:ascii="Times New Roman" w:hAnsi="Times New Roman"/>
          <w:bCs/>
          <w:sz w:val="24"/>
        </w:rPr>
        <w:t xml:space="preserve"> </w:t>
      </w:r>
    </w:p>
    <w:p w14:paraId="28314019" w14:textId="6C464DD3" w:rsidR="00C44E4F" w:rsidRDefault="00C44E4F" w:rsidP="00C4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aim of the work is to verify the mechanisms of territorial growth using the example of Voronezh and its suburbs. </w:t>
      </w:r>
    </w:p>
    <w:p w14:paraId="50F6A3EB" w14:textId="5AEDF806" w:rsidR="00AE13E2" w:rsidRDefault="00AE13E2" w:rsidP="00AE13E2">
      <w:pPr>
        <w:spacing w:after="0" w:line="240" w:lineRule="auto"/>
        <w:ind w:firstLine="567"/>
        <w:jc w:val="both"/>
        <w:rPr>
          <w:rFonts w:ascii="Times New Roman" w:hAnsi="Times New Roman" w:cs="Times New Roman"/>
          <w:bCs/>
          <w:sz w:val="24"/>
        </w:rPr>
      </w:pPr>
      <w:r>
        <w:rPr>
          <w:rFonts w:ascii="Times New Roman" w:hAnsi="Times New Roman"/>
          <w:bCs/>
          <w:sz w:val="24"/>
        </w:rPr>
        <w:t>The scientific novelty of the study lies in the combination of a retrospective analysis of development types with economic indicators – the dynamics of cadastral value and the density of consumer markets. This allows us to move from a simple statement of the physical expansion of the city to the identification of hidden rent motives for its expansion.</w:t>
      </w:r>
    </w:p>
    <w:p w14:paraId="147E6BB4" w14:textId="77777777" w:rsidR="00AE13E2" w:rsidRDefault="00AE13E2" w:rsidP="00FC4E4F">
      <w:pPr>
        <w:spacing w:after="0" w:line="240" w:lineRule="auto"/>
        <w:ind w:firstLine="567"/>
        <w:jc w:val="both"/>
        <w:rPr>
          <w:rFonts w:ascii="Times New Roman" w:hAnsi="Times New Roman" w:cs="Times New Roman"/>
          <w:sz w:val="24"/>
        </w:rPr>
      </w:pPr>
    </w:p>
    <w:p w14:paraId="10FD4D61" w14:textId="791C64D5" w:rsidR="0025742C" w:rsidRPr="0025742C" w:rsidRDefault="0025742C" w:rsidP="0025742C">
      <w:pPr>
        <w:spacing w:after="0" w:line="240" w:lineRule="auto"/>
        <w:ind w:firstLine="567"/>
        <w:jc w:val="center"/>
        <w:rPr>
          <w:rFonts w:ascii="Times New Roman" w:hAnsi="Times New Roman" w:cs="Times New Roman"/>
          <w:bCs/>
          <w:sz w:val="24"/>
        </w:rPr>
      </w:pPr>
      <w:r>
        <w:rPr>
          <w:rFonts w:ascii="Times New Roman" w:hAnsi="Times New Roman"/>
          <w:bCs/>
          <w:sz w:val="24"/>
        </w:rPr>
        <w:t>REVIEW OF PREVIOUS STUDIES</w:t>
      </w:r>
    </w:p>
    <w:p w14:paraId="344671FB" w14:textId="45837F4D"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theoretical basis for studying the territorial growth of cities is laid in classical models of urban morphology and land use economics. </w:t>
      </w:r>
      <w:del w:id="930" w:author="А.А. Шевцов" w:date="2026-10-17T12:00:00Z">
        <w:r>
          <w:rPr>
            <w:rFonts w:ascii="Times New Roman" w:hAnsi="Times New Roman"/>
            <w:bCs/>
            <w:sz w:val="24"/>
          </w:rPr>
          <w:delText xml:space="preserve">E. Burgess (1925), using the fundamental model of concentric zones, first described</w:delText>
        </w:r>
      </w:del>
      <w:ins w:id="931" w:author="А.А. Шевцов" w:date="2026-10-17T12:00:00Z">
        <w:r>
          <w:rPr>
            <w:rFonts w:ascii="Times New Roman" w:hAnsi="Times New Roman"/>
            <w:bCs/>
            <w:sz w:val="24"/>
          </w:rPr>
          <w:t xml:space="preserve">The fundamental concentric zone model of E. Burgess (1925) was the first to describe</w:t>
        </w:r>
      </w:ins>
      <w:r>
        <w:rPr>
          <w:rFonts w:ascii="Times New Roman" w:hAnsi="Times New Roman"/>
          <w:bCs/>
          <w:sz w:val="24"/>
        </w:rPr>
        <w:t xml:space="preserve"> the process of centrifugal expansion as a successive displacement of functions from the city core to its periphery. The mathematical confirmation of these patterns was the model proposed by C. Clark (1951), which explains the exponential decrease in population density with distance from the </w:t>
      </w:r>
      <w:del w:id="932" w:author="А.А. Шевцов" w:date="2026-10-17T12:00:00Z">
        <w:r>
          <w:rPr>
            <w:rFonts w:ascii="Times New Roman" w:hAnsi="Times New Roman"/>
            <w:bCs/>
            <w:sz w:val="24"/>
          </w:rPr>
          <w:delText xml:space="preserve">center, which</w:delText>
        </w:r>
      </w:del>
      <w:ins w:id="933" w:author="А.А. Шевцов" w:date="2026-10-17T12:00:00Z">
        <w:r>
          <w:rPr>
            <w:rFonts w:ascii="Times New Roman" w:hAnsi="Times New Roman"/>
            <w:bCs/>
            <w:sz w:val="24"/>
          </w:rPr>
          <w:t xml:space="preserve">center and</w:t>
        </w:r>
      </w:ins>
      <w:r>
        <w:rPr>
          <w:rFonts w:ascii="Times New Roman" w:hAnsi="Times New Roman"/>
          <w:bCs/>
          <w:sz w:val="24"/>
        </w:rPr>
        <w:t xml:space="preserve"> became a classic tool for measuring the compactness of the planning structure and the basis for a qualitative assessment of the territorial growth of the city.</w:t>
      </w:r>
    </w:p>
    <w:p w14:paraId="0D8F6C03" w14:textId="24D44B0C"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As transportation systems became more complex, the logic for accommodating new growth required clarification. W. </w:t>
      </w:r>
      <w:del w:id="934" w:author="А.А. Шевцов" w:date="2026-10-17T12:00:00Z">
        <w:r>
          <w:rPr>
            <w:rFonts w:ascii="Times New Roman" w:hAnsi="Times New Roman"/>
            <w:bCs/>
            <w:sz w:val="24"/>
          </w:rPr>
          <w:delText xml:space="preserve"> </w:delText>
        </w:r>
      </w:del>
      <w:r>
        <w:rPr>
          <w:rFonts w:ascii="Times New Roman" w:hAnsi="Times New Roman"/>
          <w:bCs/>
          <w:sz w:val="24"/>
        </w:rPr>
        <w:t xml:space="preserve">Hansen (1959) supplemented these ideas with the concept of the “development potential” of a territory, </w:t>
      </w:r>
      <w:del w:id="935" w:author="А.А. Шевцов" w:date="2026-10-17T12:00:00Z">
        <w:r>
          <w:rPr>
            <w:rFonts w:ascii="Times New Roman" w:hAnsi="Times New Roman"/>
            <w:bCs/>
            <w:sz w:val="24"/>
          </w:rPr>
          <w:delText xml:space="preserve">believing</w:delText>
        </w:r>
      </w:del>
      <w:ins w:id="936" w:author="А.А. Шевцов" w:date="2026-10-17T12:00:00Z">
        <w:r>
          <w:rPr>
            <w:rFonts w:ascii="Times New Roman" w:hAnsi="Times New Roman"/>
            <w:bCs/>
            <w:sz w:val="24"/>
          </w:rPr>
          <w:t xml:space="preserve">postulating</w:t>
        </w:r>
      </w:ins>
      <w:r>
        <w:rPr>
          <w:rFonts w:ascii="Times New Roman" w:hAnsi="Times New Roman"/>
          <w:bCs/>
          <w:sz w:val="24"/>
        </w:rPr>
        <w:t xml:space="preserve"> that the localization of new development is determined not so much by proximity to the geometric center as by the level of transport accessibility. The economic justification for this process was given in the theory of land rent by W. Alonso, who postulates a trade-off between land value and transport costs </w:t>
      </w:r>
      <w:del w:id="937" w:author="А.А. Шевцов" w:date="2026-10-17T12:00:00Z">
        <w:r>
          <w:rPr>
            <w:rFonts w:ascii="Times New Roman" w:hAnsi="Times New Roman"/>
            <w:bCs/>
            <w:sz w:val="24"/>
          </w:rPr>
          <w:delText xml:space="preserve">(Angel et al., 2012)</w:delText>
        </w:r>
      </w:del>
      <w:ins w:id="938" w:author="А.А. Шевцов" w:date="2026-10-17T12:00:00Z">
        <w:r>
          <w:rPr>
            <w:rFonts w:ascii="Times New Roman" w:hAnsi="Times New Roman"/>
            <w:bCs/>
            <w:sz w:val="24"/>
          </w:rPr>
          <w:t xml:space="preserve">(Alonso, 1964)</w:t>
        </w:r>
      </w:ins>
      <w:r>
        <w:rPr>
          <w:rFonts w:ascii="Times New Roman" w:hAnsi="Times New Roman"/>
          <w:bCs/>
          <w:sz w:val="24"/>
        </w:rPr>
        <w:t xml:space="preserve">. The development of this approach was the theory of the “rent gap” of N. Smith, according to which the driver of territorial development is the disparity between the current capitalized rent of land and its potential price at its most efficient use (Smith, 1987). It is this gap in asset values on the periphery of the city that creates the economic incentive for </w:t>
      </w:r>
      <w:del w:id="939" w:author="А.А. Шевцов" w:date="2026-10-17T12:00:00Z">
        <w:r>
          <w:rPr>
            <w:rFonts w:ascii="Times New Roman" w:hAnsi="Times New Roman"/>
            <w:bCs/>
            <w:sz w:val="24"/>
          </w:rPr>
          <w:delText xml:space="preserve">capital to expand out of</w:delText>
        </w:r>
      </w:del>
      <w:ins w:id="940" w:author="А.А. Шевцов" w:date="2026-10-17T12:00:00Z">
        <w:r>
          <w:rPr>
            <w:rFonts w:ascii="Times New Roman" w:hAnsi="Times New Roman"/>
            <w:bCs/>
            <w:sz w:val="24"/>
          </w:rPr>
          <w:t xml:space="preserve">the expansion of capital from</w:t>
        </w:r>
      </w:ins>
      <w:r>
        <w:rPr>
          <w:rFonts w:ascii="Times New Roman" w:hAnsi="Times New Roman"/>
          <w:bCs/>
          <w:sz w:val="24"/>
        </w:rPr>
        <w:t xml:space="preserve"> the city.</w:t>
      </w:r>
    </w:p>
    <w:p w14:paraId="522F654D" w14:textId="652B1690"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spatial logic of location selection is directly embodied in the specific mechanisms of urban expansion. Angel et al. (2012) identified three basic types of territorial growth: infilling, edge growth, and </w:t>
      </w:r>
      <w:del w:id="941" w:author="А.А. Шевцов" w:date="2026-10-17T12:00:00Z">
        <w:r>
          <w:rPr>
            <w:rFonts w:ascii="Times New Roman" w:hAnsi="Times New Roman"/>
            <w:bCs/>
            <w:sz w:val="24"/>
          </w:rPr>
          <w:delText xml:space="preserve">leaffrog</w:delText>
        </w:r>
      </w:del>
      <w:ins w:id="942" w:author="А.А. Шевцов" w:date="2026-10-17T12:00:00Z">
        <w:r>
          <w:rPr>
            <w:rFonts w:ascii="Times New Roman" w:hAnsi="Times New Roman"/>
            <w:bCs/>
            <w:sz w:val="24"/>
          </w:rPr>
          <w:t xml:space="preserve">leapfrog</w:t>
        </w:r>
      </w:ins>
      <w:r>
        <w:rPr>
          <w:rFonts w:ascii="Times New Roman" w:hAnsi="Times New Roman"/>
          <w:bCs/>
          <w:sz w:val="24"/>
        </w:rPr>
        <w:t xml:space="preserve"> development. Camagni et al. (2002) added linear development along transport routes and large-scale </w:t>
      </w:r>
      <w:del w:id="943" w:author="А.А. Шевцов" w:date="2026-10-17T12:00:00Z">
        <w:r>
          <w:rPr>
            <w:rFonts w:ascii="Times New Roman" w:hAnsi="Times New Roman"/>
            <w:bCs/>
            <w:sz w:val="24"/>
          </w:rPr>
          <w:delText xml:space="preserve">development</w:delText>
        </w:r>
      </w:del>
      <w:ins w:id="944" w:author="А.А. Шевцов" w:date="2026-10-17T12:00:00Z">
        <w:r>
          <w:rPr>
            <w:rFonts w:ascii="Times New Roman" w:hAnsi="Times New Roman"/>
            <w:bCs/>
            <w:sz w:val="24"/>
          </w:rPr>
          <w:t xml:space="preserve">construction</w:t>
        </w:r>
      </w:ins>
      <w:r>
        <w:rPr>
          <w:rFonts w:ascii="Times New Roman" w:hAnsi="Times New Roman"/>
          <w:bCs/>
          <w:sz w:val="24"/>
        </w:rPr>
        <w:t xml:space="preserve"> to this list. These mechanisms allow us to determine the nature of the physical growth of the city: if </w:t>
      </w:r>
      <w:del w:id="945" w:author="А.А. Шевцов" w:date="2026-10-17T12:00:00Z">
        <w:r>
          <w:rPr>
            <w:rFonts w:ascii="Times New Roman" w:hAnsi="Times New Roman"/>
            <w:bCs/>
            <w:sz w:val="24"/>
          </w:rPr>
          <w:delText xml:space="preserve">marginal</w:delText>
        </w:r>
      </w:del>
      <w:ins w:id="946" w:author="А.А. Шевцов" w:date="2026-10-17T12:00:00Z">
        <w:r>
          <w:rPr>
            <w:rFonts w:ascii="Times New Roman" w:hAnsi="Times New Roman"/>
            <w:bCs/>
            <w:sz w:val="24"/>
          </w:rPr>
          <w:t xml:space="preserve">edge</w:t>
        </w:r>
      </w:ins>
      <w:r>
        <w:rPr>
          <w:rFonts w:ascii="Times New Roman" w:hAnsi="Times New Roman"/>
          <w:bCs/>
          <w:sz w:val="24"/>
        </w:rPr>
        <w:t xml:space="preserve"> growth indicates the expansion (spread of territory) of the city, then </w:t>
      </w:r>
      <w:del w:id="947" w:author="А.А. Шевцов" w:date="2026-10-17T12:00:00Z">
        <w:r>
          <w:rPr>
            <w:rFonts w:ascii="Times New Roman" w:hAnsi="Times New Roman"/>
            <w:bCs/>
            <w:sz w:val="24"/>
          </w:rPr>
          <w:delText xml:space="preserve">spasmodic</w:delText>
        </w:r>
      </w:del>
      <w:ins w:id="948" w:author="А.А. Шевцов" w:date="2026-10-17T12:00:00Z">
        <w:r>
          <w:rPr>
            <w:rFonts w:ascii="Times New Roman" w:hAnsi="Times New Roman"/>
            <w:bCs/>
            <w:sz w:val="24"/>
          </w:rPr>
          <w:t xml:space="preserve">leapfrog</w:t>
        </w:r>
      </w:ins>
      <w:r>
        <w:rPr>
          <w:rFonts w:ascii="Times New Roman" w:hAnsi="Times New Roman"/>
          <w:bCs/>
          <w:sz w:val="24"/>
        </w:rPr>
        <w:t xml:space="preserve"> (isolated) land development means the fragmentation of urban space.</w:t>
      </w:r>
    </w:p>
    <w:p w14:paraId="7F4E11A0" w14:textId="76E08C96"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A qualitative shift in the understanding of growth mechanisms occurred with the emergence of the “urban growth machine” theory of H. Molotch and J. Logan (Logan and Molotch, 1987; Molotch, 1976). The authors proposed to consider the city not as a passive arena for the implementation of market forces, but as the result of the activities of a coalition of elites interested in intensifying land development. In this concept, the key conflict is between the “use value” of a territory as a living environment and its “exchange value” as a resource for profit-making. In this logic, the growth of development acts as a tool for the capitalization of land assets, where the interests of capitalizing land resources took priority over the tasks of the consistent development of </w:t>
      </w:r>
      <w:r>
        <w:rPr>
          <w:rFonts w:ascii="Times New Roman" w:hAnsi="Times New Roman"/>
          <w:bCs/>
          <w:sz w:val="24"/>
        </w:rPr>
        <w:lastRenderedPageBreak/>
        <w:t xml:space="preserve">the urban environment. In Russian geography, the conceptualization of these processes is presented in the works of A.G. Makhrova and O.Yu. </w:t>
      </w:r>
      <w:del w:id="949" w:author="А.А. Шевцов" w:date="2026-10-17T12:00:00Z">
        <w:r>
          <w:rPr>
            <w:rFonts w:ascii="Times New Roman" w:hAnsi="Times New Roman"/>
            <w:bCs/>
            <w:sz w:val="24"/>
          </w:rPr>
          <w:delText xml:space="preserve">Golubchikova</w:delText>
        </w:r>
      </w:del>
      <w:ins w:id="950" w:author="А.А. Шевцов" w:date="2026-10-17T12:00:00Z">
        <w:r>
          <w:rPr>
            <w:rFonts w:ascii="Times New Roman" w:hAnsi="Times New Roman"/>
            <w:bCs/>
            <w:sz w:val="24"/>
          </w:rPr>
          <w:t xml:space="preserve">Golubchikov</w:t>
        </w:r>
      </w:ins>
      <w:r>
        <w:rPr>
          <w:rFonts w:ascii="Times New Roman" w:hAnsi="Times New Roman"/>
          <w:bCs/>
          <w:sz w:val="24"/>
        </w:rPr>
        <w:t xml:space="preserve"> (2012), who documented the transition from the Soviet model of “urban managerialism” to the model of “urban entrepreneurship,” in which urban development projects become a tool for profit-making, and city authorities act in tandem with big business.</w:t>
      </w:r>
    </w:p>
    <w:p w14:paraId="710716C4" w14:textId="2114DAEB"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applicability of these models to the analysis of Russian space requires taking into account the specifics of the post-socialist transition, during which market incentives were superimposed on a unique planning legacy. A fundamental contribution to the understanding of this process was made by the works of T.G. Nefedova, A.I. </w:t>
      </w:r>
      <w:del w:id="951" w:author="А.А. Шевцов" w:date="2026-10-17T12:00:00Z">
        <w:r>
          <w:rPr>
            <w:rFonts w:ascii="Times New Roman" w:hAnsi="Times New Roman"/>
            <w:bCs/>
            <w:sz w:val="24"/>
          </w:rPr>
          <w:delText xml:space="preserve">Treyvisha</w:delText>
        </w:r>
      </w:del>
      <w:ins w:id="952" w:author="А.А. Шевцов" w:date="2026-10-17T12:00:00Z">
        <w:r>
          <w:rPr>
            <w:rFonts w:ascii="Times New Roman" w:hAnsi="Times New Roman"/>
            <w:bCs/>
            <w:sz w:val="24"/>
          </w:rPr>
          <w:t xml:space="preserve">Treyvish</w:t>
        </w:r>
      </w:ins>
      <w:r>
        <w:rPr>
          <w:rFonts w:ascii="Times New Roman" w:hAnsi="Times New Roman"/>
          <w:bCs/>
          <w:sz w:val="24"/>
        </w:rPr>
        <w:t xml:space="preserve"> and A.G. Makhrova (</w:t>
      </w:r>
      <w:del w:id="953" w:author="А.А. Шевцов" w:date="2026-10-17T12:00:00Z">
        <w:r>
          <w:rPr>
            <w:rFonts w:ascii="Times New Roman" w:hAnsi="Times New Roman"/>
            <w:bCs/>
            <w:sz w:val="24"/>
          </w:rPr>
          <w:delText xml:space="preserve">Mahrova</w:delText>
        </w:r>
      </w:del>
      <w:ins w:id="954" w:author="А.А. Шевцов" w:date="2026-10-17T12:00:00Z">
        <w:r>
          <w:rPr>
            <w:rFonts w:ascii="Times New Roman" w:hAnsi="Times New Roman"/>
            <w:bCs/>
            <w:sz w:val="24"/>
          </w:rPr>
          <w:t xml:space="preserve">Makhrova</w:t>
        </w:r>
      </w:ins>
      <w:r>
        <w:rPr>
          <w:rFonts w:ascii="Times New Roman" w:hAnsi="Times New Roman"/>
          <w:bCs/>
          <w:sz w:val="24"/>
        </w:rPr>
        <w:t xml:space="preserve"> et al., 2008; Makhrova, 2014). In their research, the post-Soviet transformation of suburbs is considered as a process of changing functions and settlement systems. Traditional dacha development is being replaced by permanent residential areas and various types of urban activities. In this logic, territorial growth appears primarily as a spatial consequence of changes in the socio-economic status and functional structure of territories.</w:t>
      </w:r>
    </w:p>
    <w:p w14:paraId="38014FEB" w14:textId="0001CB95"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A </w:t>
      </w:r>
      <w:del w:id="959" w:author="А.А. Шевцов" w:date="2026-10-17T12:00:00Z">
        <w:r>
          <w:rPr>
            <w:rFonts w:ascii="Times New Roman" w:hAnsi="Times New Roman"/>
            <w:bCs/>
            <w:sz w:val="24"/>
          </w:rPr>
          <w:delText xml:space="preserve">generalisation</w:delText>
        </w:r>
      </w:del>
      <w:ins w:id="960" w:author="А.А. Шевцов" w:date="2026-10-17T12:00:00Z">
        <w:r>
          <w:rPr>
            <w:rFonts w:ascii="Times New Roman" w:hAnsi="Times New Roman"/>
            <w:bCs/>
            <w:sz w:val="24"/>
          </w:rPr>
          <w:t xml:space="preserve">generalization</w:t>
        </w:r>
      </w:ins>
      <w:r>
        <w:rPr>
          <w:rFonts w:ascii="Times New Roman" w:hAnsi="Times New Roman"/>
          <w:bCs/>
          <w:sz w:val="24"/>
        </w:rPr>
        <w:t xml:space="preserve"> of the post-socialist experience shows that, unlike Western countries, where </w:t>
      </w:r>
      <w:del w:id="961" w:author="А.А. Шевцов" w:date="2026-10-17T12:00:00Z">
        <w:r>
          <w:rPr>
            <w:rFonts w:ascii="Times New Roman" w:hAnsi="Times New Roman"/>
            <w:bCs/>
            <w:sz w:val="24"/>
          </w:rPr>
          <w:delText xml:space="preserve">expansion</w:delText>
        </w:r>
      </w:del>
      <w:ins w:id="962" w:author="А.А. Шевцов" w:date="2026-10-17T12:00:00Z">
        <w:r>
          <w:rPr>
            <w:rFonts w:ascii="Times New Roman" w:hAnsi="Times New Roman"/>
            <w:bCs/>
            <w:sz w:val="24"/>
          </w:rPr>
          <w:t xml:space="preserve">sprawl</w:t>
        </w:r>
      </w:ins>
      <w:r>
        <w:rPr>
          <w:rFonts w:ascii="Times New Roman" w:hAnsi="Times New Roman"/>
          <w:bCs/>
          <w:sz w:val="24"/>
        </w:rPr>
        <w:t xml:space="preserve"> is often constrained by institutional frameworks, in Russia and other Eastern European countries it has taken the form of “catch-up </w:t>
      </w:r>
      <w:del w:id="963" w:author="А.А. Шевцов" w:date="2026-10-17T12:00:00Z">
        <w:r>
          <w:rPr>
            <w:rFonts w:ascii="Times New Roman" w:hAnsi="Times New Roman"/>
            <w:bCs/>
            <w:sz w:val="24"/>
          </w:rPr>
          <w:delText xml:space="preserve">suburbanisation</w:delText>
        </w:r>
      </w:del>
      <w:ins w:id="964" w:author="А.А. Шевцов" w:date="2026-10-17T12:00:00Z">
        <w:r>
          <w:rPr>
            <w:rFonts w:ascii="Times New Roman" w:hAnsi="Times New Roman"/>
            <w:bCs/>
            <w:sz w:val="24"/>
          </w:rPr>
          <w:t xml:space="preserve">suburbanization</w:t>
        </w:r>
      </w:ins>
      <w:r>
        <w:rPr>
          <w:rFonts w:ascii="Times New Roman" w:hAnsi="Times New Roman"/>
          <w:bCs/>
          <w:sz w:val="24"/>
        </w:rPr>
        <w:t xml:space="preserve">” with pronounced fragmentation of the environment (Gerten et al., 2022). Recent studies highlight that the characteristics of the territorial growth of Russian cities </w:t>
      </w:r>
      <w:del w:id="965" w:author="А.А. Шевцов" w:date="2026-10-17T12:00:00Z">
        <w:r>
          <w:rPr>
            <w:rFonts w:ascii="Times New Roman" w:hAnsi="Times New Roman"/>
            <w:bCs/>
            <w:sz w:val="24"/>
          </w:rPr>
          <w:delText xml:space="preserve">are</w:delText>
        </w:r>
      </w:del>
      <w:ins w:id="966" w:author="А.А. Шевцов" w:date="2026-10-17T12:00:00Z">
        <w:r>
          <w:rPr>
            <w:rFonts w:ascii="Times New Roman" w:hAnsi="Times New Roman"/>
            <w:bCs/>
            <w:sz w:val="24"/>
          </w:rPr>
          <w:t xml:space="preserve">lie in</w:t>
        </w:r>
      </w:ins>
      <w:r>
        <w:rPr>
          <w:rFonts w:ascii="Times New Roman" w:hAnsi="Times New Roman"/>
          <w:bCs/>
          <w:sz w:val="24"/>
        </w:rPr>
        <w:t xml:space="preserve"> weak participatory governance and the dominance of private interests over long-term planning (Boyko, 2021; Gerten et al., 2022).</w:t>
      </w:r>
    </w:p>
    <w:p w14:paraId="2563C7CF" w14:textId="58C2A62E"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current stage of this transformation is characterized by a qualitative shift in the logic of suburban development: spontaneous dacha development is being replaced by the targeted expansion of developers, forming new development morphotypes. In </w:t>
      </w:r>
      <w:del w:id="967" w:author="А.А. Шевцов" w:date="2026-10-17T12:00:00Z">
        <w:r>
          <w:rPr>
            <w:rFonts w:ascii="Times New Roman" w:hAnsi="Times New Roman"/>
            <w:bCs/>
            <w:sz w:val="24"/>
          </w:rPr>
          <w:delText xml:space="preserve">progress </w:delText>
        </w:r>
      </w:del>
      <w:del w:id="968" w:author="А.А. Шевцов" w:date="2026-10-17T12:00:00Z">
        <w:r>
          <w:rPr>
            <w:rFonts w:ascii="Times New Roman" w:hAnsi="Times New Roman"/>
            <w:sz w:val="24"/>
          </w:rPr>
          <w:delText xml:space="preserve">R.A. Dokhova and N.A. Sinitsyna (2020) </w:delText>
        </w:r>
      </w:del>
      <w:del w:id="969" w:author="А.А. Шевцов" w:date="2026-10-17T12:00:00Z">
        <w:r>
          <w:rPr>
            <w:rFonts w:ascii="Times New Roman" w:hAnsi="Times New Roman"/>
            <w:bCs/>
            <w:sz w:val="24"/>
          </w:rPr>
          <w:delText xml:space="preserve">Using Belgorod as an example, it is shown</w:delText>
        </w:r>
      </w:del>
      <w:ins w:id="970" w:author="А.А. Шевцов" w:date="2026-10-17T12:00:00Z">
        <w:r>
          <w:rPr>
            <w:rFonts w:ascii="Times New Roman" w:hAnsi="Times New Roman"/>
            <w:bCs/>
            <w:sz w:val="24"/>
          </w:rPr>
          <w:t xml:space="preserve">the work by R.A. Dokhov and N.A. Sinitsyn (2020), it is shown, using Belgorod as an example,</w:t>
        </w:r>
      </w:ins>
      <w:r>
        <w:rPr>
          <w:rFonts w:ascii="Times New Roman" w:hAnsi="Times New Roman"/>
          <w:bCs/>
          <w:sz w:val="24"/>
        </w:rPr>
        <w:t xml:space="preserve"> that under conditions of land capitalization, new development morphotypes are being formed that differ from traditional dacha communities. The authors argue that the configuration of these areas is directly dependent on the institutional conditions and strategies of local developers, which </w:t>
      </w:r>
      <w:del w:id="971" w:author="А.А. Шевцов" w:date="2026-10-17T12:00:00Z">
        <w:r>
          <w:rPr>
            <w:rFonts w:ascii="Times New Roman" w:hAnsi="Times New Roman"/>
            <w:bCs/>
            <w:sz w:val="24"/>
          </w:rPr>
          <w:delText xml:space="preserve">effectively</w:delText>
        </w:r>
      </w:del>
      <w:ins w:id="972" w:author="А.А. Шевцов" w:date="2026-10-17T12:00:00Z">
        <w:r>
          <w:rPr>
            <w:rFonts w:ascii="Times New Roman" w:hAnsi="Times New Roman"/>
            <w:bCs/>
            <w:sz w:val="24"/>
          </w:rPr>
          <w:t xml:space="preserve">in effect</w:t>
        </w:r>
      </w:ins>
      <w:r>
        <w:rPr>
          <w:rFonts w:ascii="Times New Roman" w:hAnsi="Times New Roman"/>
          <w:bCs/>
          <w:sz w:val="24"/>
        </w:rPr>
        <w:t xml:space="preserve"> marks a transition to an “entrepreneurial” model of development in urban outskirts and </w:t>
      </w:r>
      <w:del w:id="1032" w:author="А.А. Шевцов" w:date="2026-10-17T12:00:00Z">
        <w:r>
          <w:rPr>
            <w:rFonts w:ascii="Times New Roman" w:hAnsi="Times New Roman"/>
            <w:bCs/>
            <w:sz w:val="24"/>
          </w:rPr>
          <w:delText xml:space="preserve">near</w:delText>
        </w:r>
      </w:del>
      <w:ins w:id="1033" w:author="А.А. Шевцов" w:date="2026-10-17T12:00:00Z">
        <w:r>
          <w:rPr>
            <w:rFonts w:ascii="Times New Roman" w:hAnsi="Times New Roman"/>
            <w:bCs/>
            <w:sz w:val="24"/>
          </w:rPr>
          <w:t xml:space="preserve">immediate</w:t>
        </w:r>
      </w:ins>
      <w:r>
        <w:rPr>
          <w:rFonts w:ascii="Times New Roman" w:hAnsi="Times New Roman"/>
          <w:bCs/>
          <w:sz w:val="24"/>
        </w:rPr>
        <w:t xml:space="preserve"> suburbs.</w:t>
      </w:r>
    </w:p>
    <w:p w14:paraId="7FF51714" w14:textId="46271F0D"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A systematization of scenarios for the territorial development of Russian cities based on the vector of transformation of their planning structure is presented in the report of the National Research University Higher School of Economics </w:t>
      </w:r>
      <w:del w:id="1164" w:author="А.А. Шевцов" w:date="2026-10-17T12:00:00Z">
        <w:r>
          <w:rPr>
            <w:rFonts w:ascii="Times New Roman" w:hAnsi="Times New Roman"/>
            <w:bCs/>
            <w:sz w:val="24"/>
          </w:rPr>
          <w:delText xml:space="preserve">"</w:delText>
        </w:r>
      </w:del>
      <w:ins w:id="1165" w:author="А.А. Шевцов" w:date="2026-10-17T12:00:00Z">
        <w:r>
          <w:rPr>
            <w:rFonts w:ascii="Times New Roman" w:hAnsi="Times New Roman"/>
            <w:bCs/>
            <w:sz w:val="24"/>
          </w:rPr>
          <w:t xml:space="preserve">“</w:t>
        </w:r>
      </w:ins>
      <w:r>
        <w:rPr>
          <w:rFonts w:ascii="Times New Roman" w:hAnsi="Times New Roman"/>
          <w:bCs/>
          <w:sz w:val="24"/>
        </w:rPr>
        <w:t xml:space="preserve">Planning </w:t>
      </w:r>
      <w:del w:id="973" w:author="А.А. Шевцов" w:date="2026-10-17T12:00:00Z">
        <w:r>
          <w:rPr>
            <w:rFonts w:ascii="Times New Roman" w:hAnsi="Times New Roman"/>
            <w:bCs/>
            <w:sz w:val="24"/>
          </w:rPr>
          <w:delText xml:space="preserve">for Expansion</w:delText>
        </w:r>
      </w:del>
      <w:ins w:id="974" w:author="А.А. Шевцов" w:date="2026-10-17T12:00:00Z">
        <w:r>
          <w:rPr>
            <w:rFonts w:ascii="Times New Roman" w:hAnsi="Times New Roman"/>
            <w:bCs/>
            <w:sz w:val="24"/>
          </w:rPr>
          <w:t xml:space="preserve">Sprawl</w:t>
        </w:r>
      </w:ins>
      <w:del w:id="1162" w:author="А.А. Шевцов" w:date="2026-10-17T12:00:00Z">
        <w:r>
          <w:rPr>
            <w:rFonts w:ascii="Times New Roman" w:hAnsi="Times New Roman"/>
            <w:bCs/>
            <w:sz w:val="24"/>
          </w:rPr>
          <w:delText xml:space="preserve">"</w:delText>
        </w:r>
      </w:del>
      <w:ins w:id="1163" w:author="А.А. Шевцов" w:date="2026-10-17T12:00:00Z">
        <w:r>
          <w:rPr>
            <w:rFonts w:ascii="Times New Roman" w:hAnsi="Times New Roman"/>
            <w:bCs/>
            <w:sz w:val="24"/>
          </w:rPr>
          <w:t xml:space="preserve">”</w:t>
        </w:r>
      </w:ins>
      <w:r>
        <w:rPr>
          <w:rFonts w:ascii="Times New Roman" w:hAnsi="Times New Roman"/>
          <w:bCs/>
          <w:sz w:val="24"/>
        </w:rPr>
        <w:t xml:space="preserve"> (Golovin et al., 2021). Based on </w:t>
      </w:r>
      <w:del w:id="975" w:author="А.А. Шевцов" w:date="2026-10-17T12:00:00Z">
        <w:r>
          <w:rPr>
            <w:rFonts w:ascii="Times New Roman" w:hAnsi="Times New Roman"/>
            <w:bCs/>
            <w:sz w:val="24"/>
          </w:rPr>
          <w:delText xml:space="preserve">the mathematical model of density gradients K. Clark,</w:delText>
        </w:r>
      </w:del>
      <w:ins w:id="976" w:author="А.А. Шевцов" w:date="2026-10-17T12:00:00Z">
        <w:r>
          <w:rPr>
            <w:rFonts w:ascii="Times New Roman" w:hAnsi="Times New Roman"/>
            <w:bCs/>
            <w:sz w:val="24"/>
          </w:rPr>
          <w:t xml:space="preserve">C. Clark's mathematical model of density gradients,</w:t>
        </w:r>
      </w:ins>
      <w:r>
        <w:rPr>
          <w:rFonts w:ascii="Times New Roman" w:hAnsi="Times New Roman"/>
          <w:bCs/>
          <w:sz w:val="24"/>
        </w:rPr>
        <w:t xml:space="preserve"> the report's authors identify three basic scenarios:</w:t>
      </w:r>
    </w:p>
    <w:p w14:paraId="78835405" w14:textId="26ECC3CD"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sz w:val="24"/>
        </w:rPr>
        <w:t>- </w:t>
      </w:r>
      <w:del w:id="1168" w:author="А.А. Шевцов" w:date="2026-10-17T12:00:00Z">
        <w:r>
          <w:rPr>
            <w:rFonts w:ascii="Times New Roman" w:hAnsi="Times New Roman"/>
            <w:bCs/>
            <w:sz w:val="24"/>
          </w:rPr>
          <w:delText xml:space="preserve">"</w:delText>
        </w:r>
      </w:del>
      <w:ins w:id="1169" w:author="А.А. Шевцов" w:date="2026-10-17T12:00:00Z">
        <w:r>
          <w:rPr>
            <w:rFonts w:ascii="Times New Roman" w:hAnsi="Times New Roman"/>
            <w:bCs/>
            <w:sz w:val="24"/>
          </w:rPr>
          <w:t xml:space="preserve">“</w:t>
        </w:r>
      </w:ins>
      <w:del w:id="977" w:author="А.А. Шевцов" w:date="2026-10-17T12:00:00Z">
        <w:r>
          <w:rPr>
            <w:rFonts w:ascii="Times New Roman" w:hAnsi="Times New Roman"/>
            <w:bCs/>
            <w:sz w:val="24"/>
          </w:rPr>
          <w:delText xml:space="preserve">sprouting</w:delText>
        </w:r>
      </w:del>
      <w:ins w:id="978" w:author="А.А. Шевцов" w:date="2026-10-17T12:00:00Z">
        <w:r>
          <w:rPr>
            <w:rFonts w:ascii="Times New Roman" w:hAnsi="Times New Roman"/>
            <w:bCs/>
            <w:sz w:val="24"/>
          </w:rPr>
          <w:t xml:space="preserve">sprawl</w:t>
        </w:r>
      </w:ins>
      <w:del w:id="1166" w:author="А.А. Шевцов" w:date="2026-10-17T12:00:00Z">
        <w:r>
          <w:rPr>
            <w:rFonts w:ascii="Times New Roman" w:hAnsi="Times New Roman"/>
            <w:bCs/>
            <w:sz w:val="24"/>
          </w:rPr>
          <w:delText xml:space="preserve">"</w:delText>
        </w:r>
      </w:del>
      <w:ins w:id="1167" w:author="А.А. Шевцов" w:date="2026-10-17T12:00:00Z">
        <w:r>
          <w:rPr>
            <w:rFonts w:ascii="Times New Roman" w:hAnsi="Times New Roman"/>
            <w:bCs/>
            <w:sz w:val="24"/>
          </w:rPr>
          <w:t xml:space="preserve">”</w:t>
        </w:r>
      </w:ins>
      <w:r>
        <w:rPr>
          <w:rFonts w:ascii="Times New Roman" w:hAnsi="Times New Roman"/>
          <w:bCs/>
          <w:sz w:val="24"/>
        </w:rPr>
        <w:t xml:space="preserve">, characterized by a decrease in population density in the central and middle parts of the city with its shift to new peripheral territories;</w:t>
      </w:r>
    </w:p>
    <w:p w14:paraId="613B4A76" w14:textId="456A4DCD"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sz w:val="24"/>
        </w:rPr>
        <w:t>- </w:t>
      </w:r>
      <w:del w:id="1172" w:author="А.А. Шевцов" w:date="2026-10-17T12:00:00Z">
        <w:r>
          <w:rPr>
            <w:rFonts w:ascii="Times New Roman" w:hAnsi="Times New Roman"/>
            <w:bCs/>
            <w:sz w:val="24"/>
          </w:rPr>
          <w:delText xml:space="preserve">"</w:delText>
        </w:r>
      </w:del>
      <w:ins w:id="1173" w:author="А.А. Шевцов" w:date="2026-10-17T12:00:00Z">
        <w:r>
          <w:rPr>
            <w:rFonts w:ascii="Times New Roman" w:hAnsi="Times New Roman"/>
            <w:bCs/>
            <w:sz w:val="24"/>
          </w:rPr>
          <w:t xml:space="preserve">“</w:t>
        </w:r>
      </w:ins>
      <w:r>
        <w:rPr>
          <w:rFonts w:ascii="Times New Roman" w:hAnsi="Times New Roman"/>
          <w:bCs/>
          <w:sz w:val="24"/>
        </w:rPr>
        <w:t xml:space="preserve">growth</w:t>
      </w:r>
      <w:del w:id="1170" w:author="А.А. Шевцов" w:date="2026-10-17T12:00:00Z">
        <w:r>
          <w:rPr>
            <w:rFonts w:ascii="Times New Roman" w:hAnsi="Times New Roman"/>
            <w:bCs/>
            <w:sz w:val="24"/>
          </w:rPr>
          <w:delText xml:space="preserve">"</w:delText>
        </w:r>
      </w:del>
      <w:ins w:id="1171" w:author="А.А. Шевцов" w:date="2026-10-17T12:00:00Z">
        <w:r>
          <w:rPr>
            <w:rFonts w:ascii="Times New Roman" w:hAnsi="Times New Roman"/>
            <w:bCs/>
            <w:sz w:val="24"/>
          </w:rPr>
          <w:t xml:space="preserve">”</w:t>
        </w:r>
      </w:ins>
      <w:r>
        <w:rPr>
          <w:rFonts w:ascii="Times New Roman" w:hAnsi="Times New Roman"/>
          <w:bCs/>
          <w:sz w:val="24"/>
        </w:rPr>
        <w:t xml:space="preserve"> in which the development of new areas is balanced with the projected increase in population, which leads to an increase in its average density;</w:t>
      </w:r>
    </w:p>
    <w:p w14:paraId="3AA47A71" w14:textId="612D1F1E"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sz w:val="24"/>
        </w:rPr>
        <w:t>- </w:t>
      </w:r>
      <w:del w:id="1176" w:author="А.А. Шевцов" w:date="2026-10-17T12:00:00Z">
        <w:r>
          <w:rPr>
            <w:rFonts w:ascii="Times New Roman" w:hAnsi="Times New Roman"/>
            <w:bCs/>
            <w:sz w:val="24"/>
          </w:rPr>
          <w:delText xml:space="preserve">"</w:delText>
        </w:r>
      </w:del>
      <w:ins w:id="1177" w:author="А.А. Шевцов" w:date="2026-10-17T12:00:00Z">
        <w:r>
          <w:rPr>
            <w:rFonts w:ascii="Times New Roman" w:hAnsi="Times New Roman"/>
            <w:bCs/>
            <w:sz w:val="24"/>
          </w:rPr>
          <w:t xml:space="preserve">“</w:t>
        </w:r>
      </w:ins>
      <w:r>
        <w:rPr>
          <w:rFonts w:ascii="Times New Roman" w:hAnsi="Times New Roman"/>
          <w:bCs/>
          <w:sz w:val="24"/>
        </w:rPr>
        <w:t xml:space="preserve">adaptation</w:t>
      </w:r>
      <w:del w:id="1174" w:author="А.А. Шевцов" w:date="2026-10-17T12:00:00Z">
        <w:r>
          <w:rPr>
            <w:rFonts w:ascii="Times New Roman" w:hAnsi="Times New Roman"/>
            <w:bCs/>
            <w:sz w:val="24"/>
          </w:rPr>
          <w:delText xml:space="preserve">"</w:delText>
        </w:r>
      </w:del>
      <w:ins w:id="1175" w:author="А.А. Шевцов" w:date="2026-10-17T12:00:00Z">
        <w:r>
          <w:rPr>
            <w:rFonts w:ascii="Times New Roman" w:hAnsi="Times New Roman"/>
            <w:bCs/>
            <w:sz w:val="24"/>
          </w:rPr>
          <w:t xml:space="preserve">”</w:t>
        </w:r>
      </w:ins>
      <w:r>
        <w:rPr>
          <w:rFonts w:ascii="Times New Roman" w:hAnsi="Times New Roman"/>
          <w:bCs/>
          <w:sz w:val="24"/>
        </w:rPr>
        <w:t xml:space="preserve">, which implies the absence of significant territorial growth with stabilization of the population.</w:t>
      </w:r>
    </w:p>
    <w:p w14:paraId="52FA1844" w14:textId="77777777"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theoretical significance of this classification lies in identifying the gap between planning principles and actual morphological processes. The authors argue that the majority of Russia's largest centers are characterized by a </w:t>
      </w:r>
      <w:del w:id="1180" w:author="А.А. Шевцов" w:date="2026-10-17T12:00:00Z">
        <w:r>
          <w:rPr>
            <w:rFonts w:ascii="Times New Roman" w:hAnsi="Times New Roman"/>
            <w:bCs/>
            <w:sz w:val="24"/>
          </w:rPr>
          <w:delText xml:space="preserve">"</w:delText>
        </w:r>
      </w:del>
      <w:ins w:id="1181" w:author="А.А. Шевцов" w:date="2026-10-17T12:00:00Z">
        <w:r>
          <w:rPr>
            <w:rFonts w:ascii="Times New Roman" w:hAnsi="Times New Roman"/>
            <w:bCs/>
            <w:sz w:val="24"/>
          </w:rPr>
          <w:t xml:space="preserve">“</w:t>
        </w:r>
      </w:ins>
      <w:del w:id="979" w:author="А.А. Шевцов" w:date="2026-10-17T12:00:00Z">
        <w:r>
          <w:rPr>
            <w:rFonts w:ascii="Times New Roman" w:hAnsi="Times New Roman"/>
            <w:bCs/>
            <w:sz w:val="24"/>
          </w:rPr>
          <w:delText xml:space="preserve">sprouting</w:delText>
        </w:r>
      </w:del>
      <w:ins w:id="980" w:author="А.А. Шевцов" w:date="2026-10-17T12:00:00Z">
        <w:r>
          <w:rPr>
            <w:rFonts w:ascii="Times New Roman" w:hAnsi="Times New Roman"/>
            <w:bCs/>
            <w:sz w:val="24"/>
          </w:rPr>
          <w:t xml:space="preserve">sprawl</w:t>
        </w:r>
      </w:ins>
      <w:del w:id="1178" w:author="А.А. Шевцов" w:date="2026-10-17T12:00:00Z">
        <w:r>
          <w:rPr>
            <w:rFonts w:ascii="Times New Roman" w:hAnsi="Times New Roman"/>
            <w:bCs/>
            <w:sz w:val="24"/>
          </w:rPr>
          <w:delText xml:space="preserve">"</w:delText>
        </w:r>
      </w:del>
      <w:ins w:id="1179" w:author="А.А. Шевцов" w:date="2026-10-17T12:00:00Z">
        <w:r>
          <w:rPr>
            <w:rFonts w:ascii="Times New Roman" w:hAnsi="Times New Roman"/>
            <w:bCs/>
            <w:sz w:val="24"/>
          </w:rPr>
          <w:t xml:space="preserve">”</w:t>
        </w:r>
      </w:ins>
      <w:r>
        <w:rPr>
          <w:rFonts w:ascii="Times New Roman" w:hAnsi="Times New Roman"/>
          <w:bCs/>
          <w:sz w:val="24"/>
        </w:rPr>
        <w:t xml:space="preserve"> scenario, in which the extensive expansion of the city's physical boundaries significantly outpaces the qualitative development of its environment. This leads to the formation of an excessive, economically inefficient infrastructure burden on the budget and a decrease in the connectivity of urban space. </w:t>
      </w:r>
    </w:p>
    <w:p w14:paraId="5F81D306" w14:textId="50210855"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A quantitative assessment of the scale of territorial expansion of Russian cities is widely presented in modern empirical works (in particular, in the studies of I.P. </w:t>
      </w:r>
      <w:del w:id="981" w:author="А.А. Шевцов" w:date="2026-10-17T12:00:00Z">
        <w:r>
          <w:rPr>
            <w:rFonts w:ascii="Times New Roman" w:hAnsi="Times New Roman"/>
            <w:bCs/>
            <w:sz w:val="24"/>
          </w:rPr>
          <w:delText xml:space="preserve">Smirnova and P.S. Lebedeva</w:delText>
        </w:r>
      </w:del>
      <w:ins w:id="982" w:author="А.А. Шевцов" w:date="2026-10-17T12:00:00Z">
        <w:r>
          <w:rPr>
            <w:rFonts w:ascii="Times New Roman" w:hAnsi="Times New Roman"/>
            <w:bCs/>
            <w:sz w:val="24"/>
          </w:rPr>
          <w:t xml:space="preserve">Smirnov and P.S. Lebedev</w:t>
        </w:r>
      </w:ins>
      <w:r>
        <w:rPr>
          <w:rFonts w:ascii="Times New Roman" w:hAnsi="Times New Roman"/>
          <w:bCs/>
          <w:sz w:val="24"/>
        </w:rPr>
        <w:t xml:space="preserve"> (2023), as well as S.S. </w:t>
      </w:r>
      <w:del w:id="983" w:author="А.А. Шевцов" w:date="2026-10-17T12:00:00Z">
        <w:r>
          <w:rPr>
            <w:rFonts w:ascii="Times New Roman" w:hAnsi="Times New Roman"/>
            <w:bCs/>
            <w:sz w:val="24"/>
          </w:rPr>
          <w:delText xml:space="preserve">Lachininsky and others.</w:delText>
        </w:r>
      </w:del>
      <w:ins w:id="984" w:author="А.А. Шевцов" w:date="2026-10-17T12:00:00Z">
        <w:r>
          <w:rPr>
            <w:rFonts w:ascii="Times New Roman" w:hAnsi="Times New Roman"/>
            <w:bCs/>
            <w:sz w:val="24"/>
          </w:rPr>
          <w:t xml:space="preserve">Lachininskiy et al.</w:t>
        </w:r>
      </w:ins>
      <w:r>
        <w:rPr>
          <w:rFonts w:ascii="Times New Roman" w:hAnsi="Times New Roman"/>
          <w:bCs/>
          <w:sz w:val="24"/>
        </w:rPr>
        <w:t xml:space="preserve"> (2023)). However, by focusing primarily on the spatial parameters of growth and the fixation of physical boundaries of development, such approaches leave the economic drivers of these processes </w:t>
      </w:r>
      <w:del w:id="985" w:author="А.А. Шевцов" w:date="2026-10-17T12:00:00Z">
        <w:r>
          <w:rPr>
            <w:rFonts w:ascii="Times New Roman" w:hAnsi="Times New Roman"/>
            <w:bCs/>
            <w:sz w:val="24"/>
          </w:rPr>
          <w:delText xml:space="preserve">undisclosed</w:delText>
        </w:r>
      </w:del>
      <w:ins w:id="986" w:author="А.А. Шевцов" w:date="2026-10-17T12:00:00Z">
        <w:r>
          <w:rPr>
            <w:rFonts w:ascii="Times New Roman" w:hAnsi="Times New Roman"/>
            <w:bCs/>
            <w:sz w:val="24"/>
          </w:rPr>
          <w:t xml:space="preserve">unexplored</w:t>
        </w:r>
      </w:ins>
      <w:r>
        <w:rPr>
          <w:rFonts w:ascii="Times New Roman" w:hAnsi="Times New Roman"/>
          <w:bCs/>
          <w:sz w:val="24"/>
        </w:rPr>
        <w:t xml:space="preserve">. In the domestic literature, there remains a shortage of studies integrating morphological analysis with the assessment of localized economic incentives.</w:t>
      </w:r>
    </w:p>
    <w:p w14:paraId="126A1C76" w14:textId="77777777" w:rsidR="00AE13E2" w:rsidRDefault="00AE13E2" w:rsidP="00FC4E4F">
      <w:pPr>
        <w:spacing w:after="0" w:line="240" w:lineRule="auto"/>
        <w:ind w:firstLine="567"/>
        <w:jc w:val="both"/>
        <w:rPr>
          <w:rFonts w:ascii="Times New Roman" w:hAnsi="Times New Roman" w:cs="Times New Roman"/>
          <w:bCs/>
          <w:sz w:val="24"/>
        </w:rPr>
      </w:pPr>
    </w:p>
    <w:p w14:paraId="1D3BA7C1" w14:textId="3007F72B" w:rsidR="0025742C" w:rsidRPr="0025742C" w:rsidRDefault="0025742C" w:rsidP="0025742C">
      <w:pPr>
        <w:spacing w:after="0" w:line="240" w:lineRule="auto"/>
        <w:ind w:firstLine="567"/>
        <w:jc w:val="center"/>
        <w:rPr>
          <w:rFonts w:ascii="Times New Roman" w:hAnsi="Times New Roman" w:cs="Times New Roman"/>
          <w:bCs/>
          <w:sz w:val="24"/>
        </w:rPr>
      </w:pPr>
      <w:r>
        <w:rPr>
          <w:rFonts w:ascii="Times New Roman" w:hAnsi="Times New Roman"/>
          <w:bCs/>
          <w:sz w:val="24"/>
        </w:rPr>
        <w:t>MATERIALS AND RESEARCH METHODOLOGY</w:t>
      </w:r>
    </w:p>
    <w:p w14:paraId="408EEAF5" w14:textId="39EEE7B4" w:rsidR="002E0E39" w:rsidRDefault="00440A35" w:rsidP="00FC4E4F">
      <w:pPr>
        <w:spacing w:after="0" w:line="240" w:lineRule="auto"/>
        <w:ind w:firstLine="567"/>
        <w:jc w:val="both"/>
        <w:rPr>
          <w:rFonts w:ascii="Times New Roman" w:hAnsi="Times New Roman" w:cs="Times New Roman"/>
          <w:b/>
          <w:sz w:val="24"/>
        </w:rPr>
      </w:pPr>
      <w:r>
        <w:rPr>
          <w:rFonts w:ascii="Times New Roman" w:hAnsi="Times New Roman"/>
          <w:sz w:val="24"/>
        </w:rPr>
        <w:t xml:space="preserve">The work is based on the combination of an analysis of the spatial dynamics of the built-up area of Voronezh and its suburbs with an assessment of the socio-economic characteristics of newly developed territories. The work algorithm included three stages: 1) retrospective reconstruction of the physical boundaries of the built-up area for </w:t>
      </w:r>
      <w:del w:id="987" w:author="А.А. Шевцов" w:date="2026-10-17T12:00:00Z">
        <w:r>
          <w:rPr>
            <w:rFonts w:ascii="Times New Roman" w:hAnsi="Times New Roman"/>
            <w:sz w:val="24"/>
          </w:rPr>
          <w:delText xml:space="preserve">individual specified</w:delText>
        </w:r>
      </w:del>
      <w:ins w:id="988" w:author="А.А. Шевцов" w:date="2026-10-17T12:00:00Z">
        <w:r>
          <w:rPr>
            <w:rFonts w:ascii="Times New Roman" w:hAnsi="Times New Roman"/>
            <w:sz w:val="24"/>
          </w:rPr>
          <w:t xml:space="preserve">selected</w:t>
        </w:r>
      </w:ins>
      <w:r>
        <w:rPr>
          <w:rFonts w:ascii="Times New Roman" w:hAnsi="Times New Roman"/>
          <w:sz w:val="24"/>
        </w:rPr>
        <w:t xml:space="preserve"> periods; 2) morphological classification of the identified growth zones; 3) assessment of their functional content.</w:t>
      </w:r>
    </w:p>
    <w:p w14:paraId="45D88CEC" w14:textId="1D9EDA77" w:rsidR="002E0E39" w:rsidRDefault="00440A35" w:rsidP="00FC4E4F">
      <w:pPr>
        <w:spacing w:after="0" w:line="240" w:lineRule="auto"/>
        <w:ind w:firstLine="567"/>
        <w:jc w:val="both"/>
        <w:rPr>
          <w:rFonts w:ascii="Times New Roman" w:hAnsi="Times New Roman" w:cs="Times New Roman"/>
          <w:sz w:val="24"/>
        </w:rPr>
      </w:pPr>
      <w:r>
        <w:rPr>
          <w:rFonts w:ascii="Times New Roman" w:hAnsi="Times New Roman"/>
          <w:sz w:val="24"/>
        </w:rPr>
        <w:t xml:space="preserve">The spatial scope of the study is limited to a radius of 30 km from the city center. This scale makes it possible to fully include the zone of the most intensive morphological and functional transformations in the suburban belt. The timeframe of the work covers the period 1992–2025. To identify spatial and temporal patterns, development dynamics were recorded at </w:t>
      </w:r>
      <w:del w:id="991" w:author="А.А. Шевцов" w:date="2026-10-17T12:00:00Z">
        <w:r>
          <w:rPr>
            <w:rFonts w:ascii="Times New Roman" w:hAnsi="Times New Roman"/>
            <w:sz w:val="24"/>
          </w:rPr>
          <w:delText xml:space="preserve">reference points</w:delText>
        </w:r>
      </w:del>
      <w:ins w:id="992" w:author="А.А. Шевцов" w:date="2026-10-17T12:00:00Z">
        <w:r>
          <w:rPr>
            <w:rFonts w:ascii="Times New Roman" w:hAnsi="Times New Roman"/>
            <w:sz w:val="24"/>
          </w:rPr>
          <w:t xml:space="preserve">benchmark years</w:t>
        </w:r>
      </w:ins>
      <w:r>
        <w:rPr>
          <w:rFonts w:ascii="Times New Roman" w:hAnsi="Times New Roman"/>
          <w:sz w:val="24"/>
        </w:rPr>
        <w:t xml:space="preserve"> (1992, 2000, 2010, 2020). The use of </w:t>
      </w:r>
      <w:del w:id="989" w:author="А.А. Шевцов" w:date="2026-10-17T12:00:00Z">
        <w:r>
          <w:rPr>
            <w:rFonts w:ascii="Times New Roman" w:hAnsi="Times New Roman"/>
            <w:sz w:val="24"/>
          </w:rPr>
          <w:delText xml:space="preserve">ten-day</w:delText>
        </w:r>
      </w:del>
      <w:ins w:id="990" w:author="А.А. Шевцов" w:date="2026-10-17T12:00:00Z">
        <w:r>
          <w:rPr>
            <w:rFonts w:ascii="Times New Roman" w:hAnsi="Times New Roman"/>
            <w:sz w:val="24"/>
          </w:rPr>
          <w:t xml:space="preserve">decadal</w:t>
        </w:r>
      </w:ins>
      <w:r>
        <w:rPr>
          <w:rFonts w:ascii="Times New Roman" w:hAnsi="Times New Roman"/>
          <w:sz w:val="24"/>
        </w:rPr>
        <w:t xml:space="preserve"> intervals ensures comparability of complete ten-year cycles of system development and also allows us to highlight the specifics of the current stage (2020–2025).</w:t>
      </w:r>
    </w:p>
    <w:p w14:paraId="1FA3245C" w14:textId="257529DE" w:rsidR="002E0E39" w:rsidRDefault="00440A35" w:rsidP="00FC4E4F">
      <w:pPr>
        <w:spacing w:after="0" w:line="240" w:lineRule="auto"/>
        <w:ind w:firstLine="567"/>
        <w:jc w:val="both"/>
        <w:rPr>
          <w:rFonts w:ascii="Times New Roman" w:hAnsi="Times New Roman" w:cs="Times New Roman"/>
          <w:sz w:val="24"/>
        </w:rPr>
      </w:pPr>
      <w:r>
        <w:rPr>
          <w:rFonts w:ascii="Times New Roman" w:hAnsi="Times New Roman"/>
          <w:bCs/>
          <w:i/>
          <w:sz w:val="24"/>
        </w:rPr>
        <w:t>Algorithm for delimitation of boundaries.</w:t>
      </w:r>
      <w:r>
        <w:rPr>
          <w:rFonts w:ascii="Times New Roman" w:hAnsi="Times New Roman"/>
          <w:sz w:val="24"/>
        </w:rPr>
        <w:t xml:space="preserve"> The following sources were used as the information basis for obtaining the vector layer of building contours:</w:t>
      </w:r>
    </w:p>
    <w:p w14:paraId="50B6A31B" w14:textId="4D346826" w:rsidR="002E0E39" w:rsidRDefault="00EE3547" w:rsidP="00FC4E4F">
      <w:pPr>
        <w:spacing w:after="0" w:line="240" w:lineRule="auto"/>
        <w:ind w:firstLine="567"/>
        <w:jc w:val="both"/>
        <w:rPr>
          <w:rFonts w:ascii="Times New Roman" w:hAnsi="Times New Roman" w:cs="Times New Roman"/>
          <w:sz w:val="24"/>
        </w:rPr>
      </w:pPr>
      <w:r>
        <w:rPr>
          <w:rFonts w:ascii="Times New Roman" w:hAnsi="Times New Roman"/>
          <w:sz w:val="24"/>
        </w:rPr>
        <w:t>– Unified State Register of Real Estate (USRRE) – official information from Rosreestr, including data on the year of commissioning of capital construction projects;</w:t>
      </w:r>
      <w:r w:rsidR="00440A35">
        <w:rPr>
          <w:rStyle w:val="aff1"/>
          <w:rFonts w:ascii="Times New Roman" w:hAnsi="Times New Roman" w:cs="Times New Roman"/>
          <w:sz w:val="24"/>
        </w:rPr>
        <w:footnoteReference w:id="1"/>
      </w:r>
      <w:r>
        <w:rPr>
          <w:rFonts w:ascii="Times New Roman" w:hAnsi="Times New Roman"/>
          <w:sz w:val="24"/>
        </w:rPr>
        <w:t xml:space="preserve">  </w:t>
      </w:r>
    </w:p>
    <w:p w14:paraId="099C19CE" w14:textId="18F8CC8A" w:rsidR="002E0E39" w:rsidRDefault="00EE3547" w:rsidP="00FC4E4F">
      <w:pPr>
        <w:spacing w:after="0" w:line="240" w:lineRule="auto"/>
        <w:ind w:firstLine="567"/>
        <w:jc w:val="both"/>
        <w:rPr>
          <w:rFonts w:ascii="Times New Roman" w:hAnsi="Times New Roman" w:cs="Times New Roman"/>
          <w:sz w:val="24"/>
        </w:rPr>
      </w:pPr>
      <w:r>
        <w:rPr>
          <w:rFonts w:ascii="Times New Roman" w:hAnsi="Times New Roman"/>
          <w:sz w:val="24"/>
        </w:rPr>
        <w:t xml:space="preserve">– open project </w:t>
      </w:r>
      <w:del w:id="1184" w:author="А.А. Шевцов" w:date="2026-10-17T12:00:00Z">
        <w:r>
          <w:rPr>
            <w:rFonts w:ascii="Times New Roman" w:hAnsi="Times New Roman"/>
            <w:sz w:val="24"/>
          </w:rPr>
          <w:delText xml:space="preserve">"</w:delText>
        </w:r>
      </w:del>
      <w:ins w:id="1185" w:author="А.А. Шевцов" w:date="2026-10-17T12:00:00Z">
        <w:r>
          <w:rPr>
            <w:rFonts w:ascii="Times New Roman" w:hAnsi="Times New Roman"/>
            <w:sz w:val="24"/>
          </w:rPr>
          <w:t xml:space="preserve">“</w:t>
        </w:r>
      </w:ins>
      <w:r>
        <w:rPr>
          <w:rFonts w:ascii="Times New Roman" w:hAnsi="Times New Roman"/>
          <w:sz w:val="24"/>
        </w:rPr>
        <w:t xml:space="preserve">How old is this house</w:t>
      </w:r>
      <w:del w:id="1182" w:author="А.А. Шевцов" w:date="2026-10-17T12:00:00Z">
        <w:r>
          <w:rPr>
            <w:rFonts w:ascii="Times New Roman" w:hAnsi="Times New Roman"/>
            <w:sz w:val="24"/>
          </w:rPr>
          <w:delText xml:space="preserve">"</w:delText>
        </w:r>
      </w:del>
      <w:ins w:id="1183" w:author="А.А. Шевцов" w:date="2026-10-17T12:00:00Z">
        <w:r>
          <w:rPr>
            <w:rFonts w:ascii="Times New Roman" w:hAnsi="Times New Roman"/>
            <w:sz w:val="24"/>
          </w:rPr>
          <w:t xml:space="preserve">”</w:t>
        </w:r>
      </w:ins>
      <w:r w:rsidR="00440A35">
        <w:rPr>
          <w:rStyle w:val="aff1"/>
          <w:rFonts w:ascii="Times New Roman" w:hAnsi="Times New Roman" w:cs="Times New Roman"/>
          <w:sz w:val="24"/>
        </w:rPr>
        <w:footnoteReference w:id="2"/>
      </w:r>
      <w:r>
        <w:rPr>
          <w:rFonts w:ascii="Times New Roman" w:hAnsi="Times New Roman"/>
          <w:sz w:val="24"/>
        </w:rPr>
        <w:t xml:space="preserve"> – a database of attribute data on the age of the building;  </w:t>
      </w:r>
    </w:p>
    <w:p w14:paraId="4496A2E4" w14:textId="68485F39" w:rsidR="002E0E39" w:rsidRDefault="00EE3547" w:rsidP="00FC4E4F">
      <w:pPr>
        <w:spacing w:after="0" w:line="240" w:lineRule="auto"/>
        <w:ind w:firstLine="567"/>
        <w:jc w:val="both"/>
        <w:rPr>
          <w:rFonts w:ascii="Times New Roman" w:hAnsi="Times New Roman" w:cs="Times New Roman"/>
          <w:sz w:val="24"/>
        </w:rPr>
      </w:pPr>
      <w:r>
        <w:rPr>
          <w:rFonts w:ascii="Times New Roman" w:hAnsi="Times New Roman"/>
          <w:sz w:val="24"/>
        </w:rPr>
        <w:t>– open source OpenStreetMap (OSM) project</w:t>
      </w:r>
      <w:r w:rsidR="00440A35">
        <w:rPr>
          <w:rStyle w:val="aff1"/>
          <w:rFonts w:ascii="Times New Roman" w:hAnsi="Times New Roman" w:cs="Times New Roman"/>
          <w:sz w:val="24"/>
        </w:rPr>
        <w:footnoteReference w:id="3"/>
      </w:r>
      <w:r>
        <w:rPr>
          <w:rFonts w:ascii="Times New Roman" w:hAnsi="Times New Roman"/>
          <w:sz w:val="24"/>
        </w:rPr>
        <w:t xml:space="preserve"> – development </w:t>
      </w:r>
      <w:del w:id="995" w:author="А.А. Шевцов" w:date="2026-10-17T12:00:00Z">
        <w:r>
          <w:rPr>
            <w:rFonts w:ascii="Times New Roman" w:hAnsi="Times New Roman"/>
            <w:sz w:val="24"/>
          </w:rPr>
          <w:delText xml:space="preserve">sites not covered by</w:delText>
        </w:r>
      </w:del>
      <w:ins w:id="996" w:author="А.А. Шевцов" w:date="2026-10-17T12:00:00Z">
        <w:r>
          <w:rPr>
            <w:rFonts w:ascii="Times New Roman" w:hAnsi="Times New Roman"/>
            <w:sz w:val="24"/>
          </w:rPr>
          <w:t xml:space="preserve">polygons not covered by the</w:t>
        </w:r>
      </w:ins>
      <w:r>
        <w:rPr>
          <w:rFonts w:ascii="Times New Roman" w:hAnsi="Times New Roman"/>
          <w:sz w:val="24"/>
        </w:rPr>
        <w:t xml:space="preserve"> previous sources;</w:t>
      </w:r>
    </w:p>
    <w:p w14:paraId="61F3E15D" w14:textId="4FEB2990" w:rsidR="002E0E39" w:rsidRDefault="00EE3547" w:rsidP="00FC4E4F">
      <w:pPr>
        <w:spacing w:after="0" w:line="240" w:lineRule="auto"/>
        <w:ind w:firstLine="567"/>
        <w:jc w:val="both"/>
        <w:rPr>
          <w:rFonts w:ascii="Times New Roman" w:hAnsi="Times New Roman" w:cs="Times New Roman"/>
          <w:sz w:val="24"/>
        </w:rPr>
      </w:pPr>
      <w:r>
        <w:rPr>
          <w:rFonts w:ascii="Times New Roman" w:hAnsi="Times New Roman"/>
          <w:sz w:val="24"/>
        </w:rPr>
        <w:t>– Landsat satellite images</w:t>
      </w:r>
      <w:r w:rsidR="00440A35">
        <w:rPr>
          <w:rStyle w:val="aff1"/>
          <w:rFonts w:ascii="Times New Roman" w:hAnsi="Times New Roman" w:cs="Times New Roman"/>
          <w:sz w:val="24"/>
        </w:rPr>
        <w:footnoteReference w:id="4"/>
      </w:r>
      <w:r>
        <w:rPr>
          <w:rFonts w:ascii="Times New Roman" w:hAnsi="Times New Roman"/>
          <w:sz w:val="24"/>
        </w:rPr>
        <w:t> – archival images of the earth's surface used for visual verification of development boundaries and clarification of the dynamics of territorial development.</w:t>
      </w:r>
    </w:p>
    <w:p w14:paraId="64199323" w14:textId="0DE3FD74"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sz w:val="24"/>
        </w:rPr>
        <w:t xml:space="preserve">The sources were prioritized based on their degree of reliability: the highest priority is given to data from the Unified State Register of Real Estate </w:t>
      </w:r>
      <w:del w:id="993" w:author="А.А. Шевцов" w:date="2026-10-17T12:00:00Z">
        <w:r>
          <w:rPr>
            <w:rFonts w:ascii="Times New Roman" w:hAnsi="Times New Roman"/>
            <w:sz w:val="24"/>
          </w:rPr>
          <w:delText xml:space="preserve">(EGRN)</w:delText>
        </w:r>
      </w:del>
      <w:ins w:id="994" w:author="А.А. Шевцов" w:date="2026-10-17T12:00:00Z">
        <w:r>
          <w:rPr>
            <w:rFonts w:ascii="Times New Roman" w:hAnsi="Times New Roman"/>
            <w:sz w:val="24"/>
          </w:rPr>
          <w:t xml:space="preserve">(USRRE)</w:t>
        </w:r>
      </w:ins>
      <w:r>
        <w:rPr>
          <w:rFonts w:ascii="Times New Roman" w:hAnsi="Times New Roman"/>
          <w:sz w:val="24"/>
        </w:rPr>
        <w:t xml:space="preserve"> as the official source of information on confirmed dates of commissioning of objects, while unofficial data from the OSM set has the lowest priority. To clarify the physical boundaries of development on sites with incomplete attribute descriptions, a visual comparison of vector contours with archival Landsat-5 and Landsat-8 satellite images in the corresponding time slices was carried out. </w:t>
      </w:r>
      <w:r>
        <w:rPr>
          <w:rFonts w:ascii="Times New Roman" w:hAnsi="Times New Roman"/>
          <w:bCs/>
          <w:sz w:val="24"/>
        </w:rPr>
        <w:t xml:space="preserve">To move from discrete buildings to continuous development areas, a sequence of morphological closure operations was applied. This approach is based on methodological standards tested in the creation of global databases of built-up areas and the definition of morphological city boundaries (Pesaresi et al., 2013; Tannier et al., 2011). </w:t>
      </w:r>
    </w:p>
    <w:p w14:paraId="442E8433" w14:textId="77777777"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process of transition from individual buildings to continuous development areas involved a number of operations. A 200-meter </w:t>
      </w:r>
      <w:del w:id="997" w:author="А.А. Шевцов" w:date="2026-10-17T12:00:00Z">
        <w:r>
          <w:rPr>
            <w:rFonts w:ascii="Times New Roman" w:hAnsi="Times New Roman"/>
            <w:bCs/>
            <w:sz w:val="24"/>
          </w:rPr>
          <w:delText xml:space="preserve">coverage zone</w:delText>
        </w:r>
      </w:del>
      <w:ins w:id="998" w:author="А.А. Шевцов" w:date="2026-10-17T12:00:00Z">
        <w:r>
          <w:rPr>
            <w:rFonts w:ascii="Times New Roman" w:hAnsi="Times New Roman"/>
            <w:bCs/>
            <w:sz w:val="24"/>
          </w:rPr>
          <w:t xml:space="preserve">buffer</w:t>
        </w:r>
      </w:ins>
      <w:r>
        <w:rPr>
          <w:rFonts w:ascii="Times New Roman" w:hAnsi="Times New Roman"/>
          <w:bCs/>
          <w:sz w:val="24"/>
        </w:rPr>
        <w:t xml:space="preserve"> was created around each building. When such </w:t>
      </w:r>
      <w:del w:id="999" w:author="А.А. Шевцов" w:date="2026-10-17T12:00:00Z">
        <w:r>
          <w:rPr>
            <w:rFonts w:ascii="Times New Roman" w:hAnsi="Times New Roman"/>
            <w:bCs/>
            <w:sz w:val="24"/>
          </w:rPr>
          <w:delText xml:space="preserve">zones</w:delText>
        </w:r>
      </w:del>
      <w:ins w:id="1000" w:author="А.А. Шевцов" w:date="2026-10-17T12:00:00Z">
        <w:r>
          <w:rPr>
            <w:rFonts w:ascii="Times New Roman" w:hAnsi="Times New Roman"/>
            <w:bCs/>
            <w:sz w:val="24"/>
          </w:rPr>
          <w:t xml:space="preserve">buffers</w:t>
        </w:r>
      </w:ins>
      <w:r>
        <w:rPr>
          <w:rFonts w:ascii="Times New Roman" w:hAnsi="Times New Roman"/>
          <w:bCs/>
          <w:sz w:val="24"/>
        </w:rPr>
        <w:t xml:space="preserve"> intersected, the buildings were grouped into single large areas. The chosen distance made it possible to include sparse development within the boundaries of the areas, while avoiding the false merging of territories that are distant from each other. </w:t>
      </w:r>
      <w:del w:id="1001" w:author="А.А. Шевцов" w:date="2026-10-17T12:00:00Z">
        <w:r>
          <w:rPr>
            <w:rFonts w:ascii="Times New Roman" w:hAnsi="Times New Roman"/>
            <w:bCs/>
            <w:sz w:val="24"/>
          </w:rPr>
          <w:delText xml:space="preserve">Empty spaces</w:delText>
        </w:r>
      </w:del>
      <w:ins w:id="1002" w:author="А.А. Шевцов" w:date="2026-10-17T12:00:00Z">
        <w:r>
          <w:rPr>
            <w:rFonts w:ascii="Times New Roman" w:hAnsi="Times New Roman"/>
            <w:bCs/>
            <w:sz w:val="24"/>
          </w:rPr>
          <w:t xml:space="preserve">Voids</w:t>
        </w:r>
      </w:ins>
      <w:r>
        <w:rPr>
          <w:rFonts w:ascii="Times New Roman" w:hAnsi="Times New Roman"/>
          <w:bCs/>
          <w:sz w:val="24"/>
        </w:rPr>
        <w:t xml:space="preserve"> were filled within the resulting areas, and the boundaries were drawn at a distance of 50 meters from the outermost houses. Areas of territorial growth were identified as the difference between the development boundaries at the beginning and end of each period: areas that had been developed earlier were excluded from the current contours.</w:t>
      </w:r>
    </w:p>
    <w:p w14:paraId="4792743D" w14:textId="30636548"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To determine the spatial mechanisms of territorial growth, a comparison of new development areas with existing ones was carried out. The main indicator was the presence or absence of a common border with previously developed territories – the city itself and suburban settlements. </w:t>
      </w:r>
    </w:p>
    <w:p w14:paraId="29F12E04" w14:textId="7FB484C2" w:rsidR="00607520" w:rsidRDefault="00440A35" w:rsidP="00607520">
      <w:pPr>
        <w:spacing w:after="0" w:line="240" w:lineRule="auto"/>
        <w:ind w:firstLine="567"/>
        <w:jc w:val="both"/>
        <w:rPr>
          <w:rFonts w:ascii="Times New Roman" w:hAnsi="Times New Roman" w:cs="Times New Roman"/>
          <w:bCs/>
          <w:sz w:val="24"/>
        </w:rPr>
      </w:pPr>
      <w:r>
        <w:rPr>
          <w:rFonts w:ascii="Times New Roman" w:hAnsi="Times New Roman"/>
          <w:bCs/>
          <w:iCs/>
          <w:sz w:val="24"/>
        </w:rPr>
        <w:t xml:space="preserve">For highlighting </w:t>
      </w:r>
      <w:r>
        <w:rPr>
          <w:rFonts w:ascii="Times New Roman" w:hAnsi="Times New Roman"/>
          <w:bCs/>
          <w:i/>
          <w:sz w:val="24"/>
        </w:rPr>
        <w:t>development morphotypes</w:t>
      </w:r>
      <w:r>
        <w:rPr>
          <w:rFonts w:ascii="Times New Roman" w:hAnsi="Times New Roman"/>
          <w:bCs/>
          <w:iCs/>
          <w:sz w:val="24"/>
        </w:rPr>
        <w:t xml:space="preserve"> </w:t>
      </w:r>
      <w:r w:rsidR="00B5188C">
        <w:rPr>
          <w:rFonts w:ascii="Times New Roman" w:hAnsi="Times New Roman"/>
          <w:bCs/>
          <w:iCs/>
          <w:sz w:val="24"/>
        </w:rPr>
        <w:t>t</w:t>
      </w:r>
      <w:r>
        <w:rPr>
          <w:rFonts w:ascii="Times New Roman" w:hAnsi="Times New Roman"/>
          <w:bCs/>
          <w:iCs/>
          <w:sz w:val="24"/>
        </w:rPr>
        <w:t>he following indicators were calculated for the growth polygons</w:t>
      </w:r>
      <w:r>
        <w:rPr>
          <w:rFonts w:ascii="Times New Roman" w:hAnsi="Times New Roman"/>
          <w:bCs/>
          <w:sz w:val="24"/>
        </w:rPr>
        <w:t>:</w:t>
      </w:r>
    </w:p>
    <w:p w14:paraId="15E281B6" w14:textId="0909F73D" w:rsidR="00607520" w:rsidRDefault="00EE3547" w:rsidP="00607520">
      <w:pPr>
        <w:spacing w:after="0" w:line="240" w:lineRule="auto"/>
        <w:ind w:firstLine="567"/>
        <w:jc w:val="both"/>
        <w:rPr>
          <w:rFonts w:ascii="Times New Roman" w:hAnsi="Times New Roman" w:cs="Times New Roman"/>
          <w:bCs/>
          <w:sz w:val="24"/>
        </w:rPr>
      </w:pPr>
      <w:r>
        <w:rPr>
          <w:rFonts w:ascii="Times New Roman" w:hAnsi="Times New Roman"/>
          <w:bCs/>
          <w:sz w:val="24"/>
        </w:rPr>
        <w:lastRenderedPageBreak/>
        <w:t>– Compactness index (m</w:t>
      </w:r>
      <w:r>
        <w:rPr>
          <w:rFonts w:ascii="Times New Roman" w:hAnsi="Times New Roman"/>
          <w:bCs/>
          <w:sz w:val="24"/>
          <w:vertAlign w:val="superscript"/>
        </w:rPr>
        <w:t>2</w:t>
      </w:r>
      <w:r>
        <w:rPr>
          <w:rFonts w:ascii="Times New Roman" w:hAnsi="Times New Roman"/>
          <w:bCs/>
          <w:sz w:val="24"/>
        </w:rPr>
        <w:t>/ha) – the ratio of the area of building coverage to the area of the growth polygon. This parameter allows us to assess the physical saturation of a territory and is used as an analogue of the urban planning parameter of building density.</w:t>
      </w:r>
    </w:p>
    <w:p w14:paraId="37EF81A4" w14:textId="6B8E5B82" w:rsidR="00607520" w:rsidRDefault="00EE3547" w:rsidP="00607520">
      <w:pPr>
        <w:spacing w:after="0" w:line="240" w:lineRule="auto"/>
        <w:ind w:firstLine="567"/>
        <w:jc w:val="both"/>
        <w:rPr>
          <w:rFonts w:ascii="Times New Roman" w:hAnsi="Times New Roman" w:cs="Times New Roman"/>
          <w:bCs/>
          <w:sz w:val="24"/>
        </w:rPr>
      </w:pPr>
      <w:r>
        <w:rPr>
          <w:rFonts w:ascii="Times New Roman" w:hAnsi="Times New Roman"/>
          <w:bCs/>
          <w:sz w:val="24"/>
        </w:rPr>
        <w:t>– Average surface area of the building (m</w:t>
      </w:r>
      <w:r>
        <w:rPr>
          <w:rFonts w:ascii="Times New Roman" w:hAnsi="Times New Roman"/>
          <w:bCs/>
          <w:sz w:val="24"/>
          <w:vertAlign w:val="superscript"/>
        </w:rPr>
        <w:t>2</w:t>
      </w:r>
      <w:r>
        <w:rPr>
          <w:rFonts w:ascii="Times New Roman" w:hAnsi="Times New Roman"/>
          <w:bCs/>
          <w:sz w:val="24"/>
        </w:rPr>
        <w:t>) is the main morphological criterion that allows us to distinguish between types of development.</w:t>
      </w:r>
    </w:p>
    <w:p w14:paraId="5E5DEE0C" w14:textId="42AE2593" w:rsidR="00607520" w:rsidRDefault="00EE3547" w:rsidP="00607520">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 Density of consumer activity (relative units/ha) – the “density” of revenue processed through cash register equipment located on the territory, calculated per 1 ha. Calculated using the areal interpolation method based on data from the </w:t>
      </w:r>
      <w:del w:id="1003" w:author="А.А. Шевцов" w:date="2026-10-17T12:00:00Z">
        <w:r>
          <w:rPr>
            <w:rFonts w:ascii="Times New Roman" w:hAnsi="Times New Roman"/>
            <w:bCs/>
            <w:sz w:val="24"/>
          </w:rPr>
          <w:delText xml:space="preserve">Geocheki</w:delText>
        </w:r>
      </w:del>
      <w:ins w:id="1004" w:author="А.А. Шевцов" w:date="2026-10-17T12:00:00Z">
        <w:r>
          <w:rPr>
            <w:rFonts w:ascii="Times New Roman" w:hAnsi="Times New Roman"/>
            <w:bCs/>
            <w:sz w:val="24"/>
          </w:rPr>
          <w:t xml:space="preserve">Geochecki</w:t>
        </w:r>
      </w:ins>
      <w:r>
        <w:rPr>
          <w:rFonts w:ascii="Times New Roman" w:hAnsi="Times New Roman"/>
          <w:bCs/>
          <w:sz w:val="24"/>
        </w:rPr>
        <w:t xml:space="preserve"> service of the Federal Tax Service of Russia (FTS)</w:t>
      </w:r>
      <w:r w:rsidR="00440A35">
        <w:rPr>
          <w:rStyle w:val="aff1"/>
          <w:rFonts w:ascii="Times New Roman" w:hAnsi="Times New Roman" w:cs="Times New Roman"/>
          <w:bCs/>
          <w:sz w:val="24"/>
        </w:rPr>
        <w:footnoteReference w:id="5"/>
      </w:r>
      <w:r>
        <w:rPr>
          <w:rFonts w:ascii="Times New Roman" w:hAnsi="Times New Roman"/>
          <w:bCs/>
          <w:sz w:val="24"/>
        </w:rPr>
        <w:t>. It is worth noting that areal interpolation assumes a uniform distribution of revenue across the hexagon, which is a simplification. The Federal Tax Service data are presented in relative units and are not published for cells with a small number of cash registers, which leads to an underestimation of economic activity in areas of dispersed development.</w:t>
      </w:r>
    </w:p>
    <w:p w14:paraId="57CD66B0" w14:textId="71243144" w:rsidR="002E0E39" w:rsidRDefault="00EE3547" w:rsidP="00607520">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 Density of fixed assets of enterprises (rubles/ha) – the total value of fixed assets of companies located in the polygon, calculated per 1 ha. Calculated based on a database of company financial statements aggregated by the </w:t>
      </w:r>
      <w:del w:id="1188" w:author="А.А. Шевцов" w:date="2026-10-17T12:00:00Z">
        <w:r>
          <w:rPr>
            <w:rFonts w:ascii="Times New Roman" w:hAnsi="Times New Roman"/>
            <w:bCs/>
            <w:sz w:val="24"/>
          </w:rPr>
          <w:delText xml:space="preserve">"</w:delText>
        </w:r>
      </w:del>
      <w:ins w:id="1189" w:author="А.А. Шевцов" w:date="2026-10-17T12:00:00Z">
        <w:r>
          <w:rPr>
            <w:rFonts w:ascii="Times New Roman" w:hAnsi="Times New Roman"/>
            <w:bCs/>
            <w:sz w:val="24"/>
          </w:rPr>
          <w:t xml:space="preserve">“</w:t>
        </w:r>
      </w:ins>
      <w:r>
        <w:rPr>
          <w:rFonts w:ascii="Times New Roman" w:hAnsi="Times New Roman"/>
          <w:bCs/>
          <w:sz w:val="24"/>
        </w:rPr>
        <w:t xml:space="preserve">To Be Precise</w:t>
      </w:r>
      <w:del w:id="1186" w:author="А.А. Шевцов" w:date="2026-10-17T12:00:00Z">
        <w:r>
          <w:rPr>
            <w:rFonts w:ascii="Times New Roman" w:hAnsi="Times New Roman"/>
            <w:bCs/>
            <w:sz w:val="24"/>
          </w:rPr>
          <w:delText xml:space="preserve">"</w:delText>
        </w:r>
      </w:del>
      <w:ins w:id="1187" w:author="А.А. Шевцов" w:date="2026-10-17T12:00:00Z">
        <w:r>
          <w:rPr>
            <w:rFonts w:ascii="Times New Roman" w:hAnsi="Times New Roman"/>
            <w:bCs/>
            <w:sz w:val="24"/>
          </w:rPr>
          <w:t xml:space="preserve">”</w:t>
        </w:r>
      </w:ins>
      <w:r>
        <w:rPr>
          <w:rFonts w:ascii="Times New Roman" w:hAnsi="Times New Roman"/>
          <w:bCs/>
          <w:sz w:val="24"/>
        </w:rPr>
        <w:t xml:space="preserve"> project</w:t>
      </w:r>
      <w:r w:rsidR="00440A35">
        <w:rPr>
          <w:rStyle w:val="aff1"/>
          <w:rFonts w:ascii="Times New Roman" w:hAnsi="Times New Roman" w:cs="Times New Roman"/>
          <w:bCs/>
          <w:sz w:val="24"/>
        </w:rPr>
        <w:footnoteReference w:id="6"/>
      </w:r>
      <w:r>
        <w:rPr>
          <w:rFonts w:ascii="Times New Roman" w:hAnsi="Times New Roman"/>
          <w:bCs/>
          <w:sz w:val="24"/>
        </w:rPr>
        <w:t>.</w:t>
      </w:r>
    </w:p>
    <w:p w14:paraId="7E40F01F" w14:textId="77777777" w:rsidR="00607520" w:rsidRDefault="00440A35" w:rsidP="00607520">
      <w:pPr>
        <w:pStyle w:val="af4"/>
        <w:spacing w:after="0" w:line="240" w:lineRule="auto"/>
        <w:ind w:left="0" w:firstLine="567"/>
        <w:jc w:val="both"/>
        <w:rPr>
          <w:rFonts w:ascii="Times New Roman" w:hAnsi="Times New Roman" w:cs="Times New Roman"/>
          <w:bCs/>
          <w:sz w:val="24"/>
        </w:rPr>
      </w:pPr>
      <w:r>
        <w:rPr>
          <w:rFonts w:ascii="Times New Roman" w:hAnsi="Times New Roman"/>
          <w:bCs/>
          <w:sz w:val="24"/>
        </w:rPr>
        <w:t>To identify characteristic trends in territorial growth, additional metrics were calculated:</w:t>
      </w:r>
    </w:p>
    <w:p w14:paraId="16D342D0" w14:textId="0144F42B" w:rsidR="00607520" w:rsidRDefault="00EE3547" w:rsidP="00607520">
      <w:pPr>
        <w:pStyle w:val="af4"/>
        <w:spacing w:after="0" w:line="240" w:lineRule="auto"/>
        <w:ind w:left="0" w:firstLine="567"/>
        <w:jc w:val="both"/>
        <w:rPr>
          <w:rFonts w:ascii="Times New Roman" w:hAnsi="Times New Roman" w:cs="Times New Roman"/>
          <w:bCs/>
          <w:sz w:val="24"/>
        </w:rPr>
      </w:pPr>
      <w:r>
        <w:rPr>
          <w:rFonts w:ascii="Times New Roman" w:hAnsi="Times New Roman"/>
          <w:bCs/>
          <w:sz w:val="24"/>
        </w:rPr>
        <w:t>– Sectoral distribution of territorial growth: distribution of new development across 8 analytical sectors (45° step) to identify spatial asymmetries of expansion.</w:t>
      </w:r>
    </w:p>
    <w:p w14:paraId="211816C6" w14:textId="3CA22C0E" w:rsidR="00607520" w:rsidRDefault="00EE3547" w:rsidP="00607520">
      <w:pPr>
        <w:pStyle w:val="af4"/>
        <w:spacing w:after="0" w:line="240" w:lineRule="auto"/>
        <w:ind w:left="0" w:firstLine="567"/>
        <w:jc w:val="both"/>
        <w:rPr>
          <w:rFonts w:ascii="Times New Roman" w:hAnsi="Times New Roman" w:cs="Times New Roman"/>
          <w:bCs/>
          <w:sz w:val="24"/>
        </w:rPr>
      </w:pPr>
      <w:r>
        <w:rPr>
          <w:rFonts w:ascii="Times New Roman" w:hAnsi="Times New Roman"/>
          <w:bCs/>
          <w:sz w:val="24"/>
        </w:rPr>
        <w:t xml:space="preserve">– Distance from the center of Voronezh: calculation of the average distance from the city center to the centers of new </w:t>
      </w:r>
      <w:del w:id="1009" w:author="А.А. Шевцов" w:date="2026-10-17T12:00:00Z">
        <w:r>
          <w:rPr>
            <w:rFonts w:ascii="Times New Roman" w:hAnsi="Times New Roman"/>
            <w:bCs/>
            <w:sz w:val="24"/>
          </w:rPr>
          <w:delText xml:space="preserve">landfills</w:delText>
        </w:r>
      </w:del>
      <w:ins w:id="1010" w:author="А.А. Шевцов" w:date="2026-10-17T12:00:00Z">
        <w:r>
          <w:rPr>
            <w:rFonts w:ascii="Times New Roman" w:hAnsi="Times New Roman"/>
            <w:bCs/>
            <w:sz w:val="24"/>
          </w:rPr>
          <w:t xml:space="preserve">polygons</w:t>
        </w:r>
      </w:ins>
      <w:r>
        <w:rPr>
          <w:rFonts w:ascii="Times New Roman" w:hAnsi="Times New Roman"/>
          <w:bCs/>
          <w:sz w:val="24"/>
        </w:rPr>
        <w:t xml:space="preserve">.</w:t>
      </w:r>
    </w:p>
    <w:p w14:paraId="36DB047B" w14:textId="52ADFC82" w:rsidR="002E0E39" w:rsidRDefault="00EE3547" w:rsidP="00607520">
      <w:pPr>
        <w:pStyle w:val="af4"/>
        <w:spacing w:after="0" w:line="240" w:lineRule="auto"/>
        <w:ind w:left="0" w:firstLine="567"/>
        <w:jc w:val="both"/>
        <w:rPr>
          <w:rFonts w:ascii="Times New Roman" w:hAnsi="Times New Roman" w:cs="Times New Roman"/>
          <w:bCs/>
          <w:sz w:val="24"/>
        </w:rPr>
      </w:pPr>
      <w:r>
        <w:rPr>
          <w:rFonts w:ascii="Times New Roman" w:hAnsi="Times New Roman"/>
          <w:bCs/>
          <w:sz w:val="24"/>
        </w:rPr>
        <w:t xml:space="preserve">– Specific cadastral value of land plots located in the polygon (rubles/m²): based on Rosreestr data (2025) to measure the </w:t>
      </w:r>
      <w:ins w:id="1013" w:author="А.А. Шевцов" w:date="2026-10-17T12:00:00Z">
        <w:r>
          <w:rPr>
            <w:rFonts w:ascii="Times New Roman" w:hAnsi="Times New Roman"/>
            <w:bCs/>
            <w:sz w:val="24"/>
          </w:rPr>
          <w:t xml:space="preserve">magnitude of the </w:t>
        </w:r>
      </w:ins>
      <w:r>
        <w:rPr>
          <w:rFonts w:ascii="Times New Roman" w:hAnsi="Times New Roman"/>
          <w:bCs/>
          <w:sz w:val="24"/>
        </w:rPr>
        <w:t xml:space="preserve">rent gap.</w:t>
      </w:r>
    </w:p>
    <w:p w14:paraId="0B47A9A5" w14:textId="577D4332" w:rsidR="002E0E39" w:rsidRDefault="00440A35" w:rsidP="00FC4E4F">
      <w:pPr>
        <w:pStyle w:val="af4"/>
        <w:spacing w:after="0" w:line="240" w:lineRule="auto"/>
        <w:ind w:left="0" w:firstLine="567"/>
        <w:jc w:val="both"/>
        <w:rPr>
          <w:rFonts w:ascii="Times New Roman" w:hAnsi="Times New Roman" w:cs="Times New Roman"/>
          <w:bCs/>
          <w:sz w:val="24"/>
        </w:rPr>
      </w:pPr>
      <w:r>
        <w:rPr>
          <w:rFonts w:ascii="Times New Roman" w:hAnsi="Times New Roman"/>
          <w:bCs/>
          <w:sz w:val="24"/>
        </w:rPr>
        <w:t xml:space="preserve">A significant limitation of the proposed approach is the need to operate with the indicator of the surface area of buildings, which is significantly inferior in morphological significance to the number of </w:t>
      </w:r>
      <w:del w:id="1016" w:author="А.А. Шевцов" w:date="2026-10-17T12:00:00Z">
        <w:r>
          <w:rPr>
            <w:rFonts w:ascii="Times New Roman" w:hAnsi="Times New Roman"/>
            <w:bCs/>
            <w:sz w:val="24"/>
          </w:rPr>
          <w:delText xml:space="preserve">storeys</w:delText>
        </w:r>
      </w:del>
      <w:ins w:id="1017" w:author="А.А. Шевцов" w:date="2026-10-17T12:00:00Z">
        <w:r>
          <w:rPr>
            <w:rFonts w:ascii="Times New Roman" w:hAnsi="Times New Roman"/>
            <w:bCs/>
            <w:sz w:val="24"/>
          </w:rPr>
          <w:t xml:space="preserve">stories</w:t>
        </w:r>
      </w:ins>
      <w:r>
        <w:rPr>
          <w:rFonts w:ascii="Times New Roman" w:hAnsi="Times New Roman"/>
          <w:bCs/>
          <w:sz w:val="24"/>
        </w:rPr>
        <w:t xml:space="preserve"> and the </w:t>
      </w:r>
      <w:del w:id="1014" w:author="А.А. Шевцов" w:date="2026-10-17T12:00:00Z">
        <w:r>
          <w:rPr>
            <w:rFonts w:ascii="Times New Roman" w:hAnsi="Times New Roman"/>
            <w:bCs/>
            <w:sz w:val="24"/>
          </w:rPr>
          <w:delText xml:space="preserve">development coefficient</w:delText>
        </w:r>
      </w:del>
      <w:ins w:id="1015" w:author="А.А. Шевцов" w:date="2026-10-17T12:00:00Z">
        <w:r>
          <w:rPr>
            <w:rFonts w:ascii="Times New Roman" w:hAnsi="Times New Roman"/>
            <w:bCs/>
            <w:sz w:val="24"/>
          </w:rPr>
          <w:t xml:space="preserve">building coverage ratio</w:t>
        </w:r>
      </w:ins>
      <w:r>
        <w:rPr>
          <w:rFonts w:ascii="Times New Roman" w:hAnsi="Times New Roman"/>
          <w:bCs/>
          <w:sz w:val="24"/>
        </w:rPr>
        <w:t xml:space="preserve">. Data on the number of floors </w:t>
      </w:r>
      <w:del w:id="1018" w:author="А.А. Шевцов" w:date="2026-10-17T12:00:00Z">
        <w:r>
          <w:rPr>
            <w:rFonts w:ascii="Times New Roman" w:hAnsi="Times New Roman"/>
            <w:bCs/>
            <w:sz w:val="24"/>
          </w:rPr>
          <w:delText xml:space="preserve">is</w:delText>
        </w:r>
      </w:del>
      <w:ins w:id="1019" w:author="А.А. Шевцов" w:date="2026-10-17T12:00:00Z">
        <w:r>
          <w:rPr>
            <w:rFonts w:ascii="Times New Roman" w:hAnsi="Times New Roman"/>
            <w:bCs/>
            <w:sz w:val="24"/>
          </w:rPr>
          <w:t xml:space="preserve">are</w:t>
        </w:r>
      </w:ins>
      <w:r>
        <w:rPr>
          <w:rFonts w:ascii="Times New Roman" w:hAnsi="Times New Roman"/>
          <w:bCs/>
          <w:sz w:val="24"/>
        </w:rPr>
        <w:t xml:space="preserve"> often not publicly available and </w:t>
      </w:r>
      <w:del w:id="1020" w:author="А.А. Шевцов" w:date="2026-10-17T12:00:00Z">
        <w:r>
          <w:rPr>
            <w:rFonts w:ascii="Times New Roman" w:hAnsi="Times New Roman"/>
            <w:bCs/>
            <w:sz w:val="24"/>
          </w:rPr>
          <w:delText xml:space="preserve">is</w:delText>
        </w:r>
      </w:del>
      <w:ins w:id="1021" w:author="А.А. Шевцов" w:date="2026-10-17T12:00:00Z">
        <w:r>
          <w:rPr>
            <w:rFonts w:ascii="Times New Roman" w:hAnsi="Times New Roman"/>
            <w:bCs/>
            <w:sz w:val="24"/>
          </w:rPr>
          <w:t xml:space="preserve">are</w:t>
        </w:r>
      </w:ins>
      <w:r>
        <w:rPr>
          <w:rFonts w:ascii="Times New Roman" w:hAnsi="Times New Roman"/>
          <w:bCs/>
          <w:sz w:val="24"/>
        </w:rPr>
        <w:t xml:space="preserve"> incomplete. The analysis of all economic indicators was conducted for the period 2024–2025. On the one hand, this complicates a retrospective analysis of the economic incentives that determined the development of the territory at a specific historical stage. On the other hand, this allows us to apply the synchronous cross-section method to compare the current socio-economic efficiency of territories formed at different stages of the city’s spatial development.</w:t>
      </w:r>
    </w:p>
    <w:p w14:paraId="5743D2F1" w14:textId="77777777" w:rsidR="002E0E39" w:rsidRDefault="00440A35" w:rsidP="00FC4E4F">
      <w:pPr>
        <w:pStyle w:val="af4"/>
        <w:spacing w:after="0" w:line="240" w:lineRule="auto"/>
        <w:ind w:left="0" w:firstLine="567"/>
        <w:jc w:val="both"/>
        <w:rPr>
          <w:rFonts w:ascii="Times New Roman" w:hAnsi="Times New Roman" w:cs="Times New Roman"/>
          <w:bCs/>
          <w:sz w:val="24"/>
        </w:rPr>
      </w:pPr>
      <w:r>
        <w:rPr>
          <w:rFonts w:ascii="Times New Roman" w:hAnsi="Times New Roman"/>
          <w:bCs/>
          <w:sz w:val="24"/>
        </w:rPr>
        <w:t xml:space="preserve">All spatial operations and calculations of indicators were performed in the QGIS </w:t>
      </w:r>
      <w:del w:id="1028" w:author="А.А. Шевцов" w:date="2026-10-17T12:00:00Z">
        <w:r>
          <w:rPr>
            <w:rFonts w:ascii="Times New Roman" w:hAnsi="Times New Roman"/>
            <w:bCs/>
            <w:sz w:val="24"/>
          </w:rPr>
          <w:delText xml:space="preserve">program</w:delText>
        </w:r>
      </w:del>
      <w:ins w:id="1029" w:author="А.А. Шевцов" w:date="2026-10-17T12:00:00Z">
        <w:r>
          <w:rPr>
            <w:rFonts w:ascii="Times New Roman" w:hAnsi="Times New Roman"/>
            <w:bCs/>
            <w:sz w:val="24"/>
          </w:rPr>
          <w:t xml:space="preserve">software</w:t>
        </w:r>
      </w:ins>
      <w:r>
        <w:rPr>
          <w:rFonts w:ascii="Times New Roman" w:hAnsi="Times New Roman"/>
          <w:bCs/>
          <w:sz w:val="24"/>
        </w:rPr>
        <w:t xml:space="preserve"> and automated using the Python programming language.</w:t>
      </w:r>
    </w:p>
    <w:p w14:paraId="6571DD1F" w14:textId="77777777" w:rsidR="00AE13E2" w:rsidRDefault="00AE13E2" w:rsidP="00FC4E4F">
      <w:pPr>
        <w:pStyle w:val="af4"/>
        <w:spacing w:after="0" w:line="240" w:lineRule="auto"/>
        <w:ind w:left="0" w:firstLine="567"/>
        <w:jc w:val="both"/>
        <w:rPr>
          <w:rFonts w:ascii="Times New Roman" w:hAnsi="Times New Roman" w:cs="Times New Roman"/>
          <w:bCs/>
          <w:sz w:val="24"/>
        </w:rPr>
      </w:pPr>
    </w:p>
    <w:p w14:paraId="73C4E42E" w14:textId="0C70C76A" w:rsidR="0025742C" w:rsidRPr="0025742C" w:rsidRDefault="0025742C" w:rsidP="0025742C">
      <w:pPr>
        <w:spacing w:after="0" w:line="240" w:lineRule="auto"/>
        <w:ind w:firstLine="567"/>
        <w:jc w:val="center"/>
        <w:rPr>
          <w:rFonts w:ascii="Times New Roman" w:hAnsi="Times New Roman" w:cs="Times New Roman"/>
          <w:bCs/>
          <w:sz w:val="24"/>
        </w:rPr>
      </w:pPr>
      <w:r>
        <w:rPr>
          <w:rFonts w:ascii="Times New Roman" w:hAnsi="Times New Roman"/>
          <w:bCs/>
          <w:sz w:val="24"/>
        </w:rPr>
        <w:t>RESULTS OF THE STUDY AND THEIR DISCUSSION</w:t>
      </w:r>
    </w:p>
    <w:p w14:paraId="052FA720" w14:textId="49AC5850" w:rsidR="002E0E39" w:rsidRDefault="00440A35" w:rsidP="00FC4E4F">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An analysis of the territorial growth of Voronezh and its suburban area and changes in their morphology for the period 1992–2025 allows us to identify a profound structural reorganization of the spatial system under study. By the beginning of the post-Soviet period, the development retained a compact planning structure: the area of the “physical city” was 28.8 thousand hectares, which was comparable to the total area of suburban settlements (31.2 thousand hectares) with an extremely low proportion of dispersed development (3.5 thousand hectares). By 2025, the situation had radically transformed: while the area of the “physical city” had grown by 42% (to 41.1 thousand hectares), the area of settlements in the </w:t>
      </w:r>
      <w:del w:id="1034" w:author="А.А. Шевцов" w:date="2026-10-17T12:00:00Z">
        <w:r>
          <w:rPr>
            <w:rFonts w:ascii="Times New Roman" w:hAnsi="Times New Roman"/>
            <w:bCs/>
            <w:sz w:val="24"/>
          </w:rPr>
          <w:delText xml:space="preserve">near</w:delText>
        </w:r>
      </w:del>
      <w:ins w:id="1035" w:author="А.А. Шевцов" w:date="2026-10-17T12:00:00Z">
        <w:r>
          <w:rPr>
            <w:rFonts w:ascii="Times New Roman" w:hAnsi="Times New Roman"/>
            <w:bCs/>
            <w:sz w:val="24"/>
          </w:rPr>
          <w:t xml:space="preserve">immediate</w:t>
        </w:r>
      </w:ins>
      <w:r>
        <w:rPr>
          <w:rFonts w:ascii="Times New Roman" w:hAnsi="Times New Roman"/>
          <w:bCs/>
          <w:sz w:val="24"/>
        </w:rPr>
        <w:t xml:space="preserve"> suburbs had doubled, reaching 62.2 thousand hectares, and the area of dispersed development areas had increased more than 3.5 times (to 12.3 thousand hectares). As a result, the share of the “physical city” in the overall structure of the study area decreased from 45% to 35% </w:t>
      </w:r>
      <w:del w:id="1040" w:author="А.А. Шевцов" w:date="2026-10-17T12:00:00Z">
        <w:r>
          <w:rPr>
            <w:rFonts w:ascii="Times New Roman" w:hAnsi="Times New Roman"/>
            <w:bCs/>
            <w:sz w:val="24"/>
          </w:rPr>
          <w:delText xml:space="preserve">due to the accelerated pace</w:delText>
        </w:r>
      </w:del>
      <w:ins w:id="1041" w:author="А.А. Шевцов" w:date="2026-10-17T12:00:00Z">
        <w:r>
          <w:rPr>
            <w:rFonts w:ascii="Times New Roman" w:hAnsi="Times New Roman"/>
            <w:bCs/>
            <w:sz w:val="24"/>
          </w:rPr>
          <w:t xml:space="preserve">owing to the faster growth</w:t>
        </w:r>
      </w:ins>
      <w:r>
        <w:rPr>
          <w:rFonts w:ascii="Times New Roman" w:hAnsi="Times New Roman"/>
          <w:bCs/>
          <w:sz w:val="24"/>
        </w:rPr>
        <w:t xml:space="preserve"> of suburban development.  </w:t>
      </w:r>
    </w:p>
    <w:p w14:paraId="102B211D" w14:textId="3EF12395"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This significant structural shift resulted from the prevalence of discrete methods of urban expansion over traditional </w:t>
      </w:r>
      <w:del w:id="1042" w:author="А.А. Шевцов" w:date="2026-10-17T12:00:00Z">
        <w:r>
          <w:rPr>
            <w:rFonts w:ascii="Times New Roman" w:hAnsi="Times New Roman"/>
            <w:bCs/>
            <w:sz w:val="24"/>
          </w:rPr>
          <w:delText xml:space="preserve">regional</w:delText>
        </w:r>
      </w:del>
      <w:ins w:id="1043" w:author="А.А. Шевцов" w:date="2026-10-17T12:00:00Z">
        <w:r>
          <w:rPr>
            <w:rFonts w:ascii="Times New Roman" w:hAnsi="Times New Roman"/>
            <w:bCs/>
            <w:sz w:val="24"/>
          </w:rPr>
          <w:t xml:space="preserve">edge</w:t>
        </w:r>
      </w:ins>
      <w:r>
        <w:rPr>
          <w:rFonts w:ascii="Times New Roman" w:hAnsi="Times New Roman"/>
          <w:bCs/>
          <w:sz w:val="24"/>
        </w:rPr>
        <w:t xml:space="preserve"> growth. To analyze these physical mechanisms of expansion, we developed a spatial-genetic typology. It classifies all new development sites according to the </w:t>
      </w:r>
      <w:r>
        <w:rPr>
          <w:rFonts w:ascii="Times New Roman" w:hAnsi="Times New Roman"/>
          <w:bCs/>
          <w:sz w:val="24"/>
        </w:rPr>
        <w:lastRenderedPageBreak/>
        <w:t>principle of their spatial connection with existing areas – the city itself or its suburban villages (Table 1).</w:t>
      </w:r>
    </w:p>
    <w:p w14:paraId="0B33451D" w14:textId="11265B88"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This trend is largely driven by economic incentives. The most expensive land plots for new development with a specific cost of </w:t>
      </w:r>
      <w:del w:id="1046" w:author="А.А. Шевцов" w:date="2026-10-17T12:00:00Z">
        <w:r>
          <w:rPr>
            <w:rFonts w:ascii="Times New Roman" w:hAnsi="Times New Roman"/>
            <w:bCs/>
            <w:sz w:val="24"/>
          </w:rPr>
          <w:delText xml:space="preserve">1892 rubles/m</w:delText>
        </w:r>
      </w:del>
      <w:del w:id="1047" w:author="А.А. Шевцов" w:date="2026-10-17T12:00:00Z">
        <w:r>
          <w:rPr>
            <w:rFonts w:ascii="Times New Roman" w:hAnsi="Times New Roman"/>
            <w:bCs/>
            <w:sz w:val="24"/>
            <w:vertAlign w:val="superscript"/>
          </w:rPr>
          <w:delText xml:space="preserve">2</w:delText>
        </w:r>
      </w:del>
      <w:ins w:id="1048" w:author="А.А. Шевцов" w:date="2026-10-17T12:00:00Z">
        <w:r>
          <w:rPr>
            <w:rFonts w:ascii="Times New Roman" w:hAnsi="Times New Roman"/>
            <w:bCs/>
            <w:sz w:val="24"/>
          </w:rPr>
          <w:t xml:space="preserve">1,892 rubles/m²</w:t>
        </w:r>
      </w:ins>
      <w:r>
        <w:rPr>
          <w:rFonts w:ascii="Times New Roman" w:hAnsi="Times New Roman"/>
          <w:bCs/>
          <w:sz w:val="24"/>
        </w:rPr>
        <w:t xml:space="preserve"> were developed as a result of the </w:t>
      </w:r>
      <w:del w:id="1044" w:author="А.А. Шевцов" w:date="2026-10-17T12:00:00Z">
        <w:r>
          <w:rPr>
            <w:rFonts w:ascii="Times New Roman" w:hAnsi="Times New Roman"/>
            <w:bCs/>
            <w:sz w:val="24"/>
          </w:rPr>
          <w:delText xml:space="preserve">regional</w:delText>
        </w:r>
      </w:del>
      <w:ins w:id="1045" w:author="А.А. Шевцов" w:date="2026-10-17T12:00:00Z">
        <w:r>
          <w:rPr>
            <w:rFonts w:ascii="Times New Roman" w:hAnsi="Times New Roman"/>
            <w:bCs/>
            <w:sz w:val="24"/>
          </w:rPr>
          <w:t xml:space="preserve">edge</w:t>
        </w:r>
      </w:ins>
      <w:r>
        <w:rPr>
          <w:rFonts w:ascii="Times New Roman" w:hAnsi="Times New Roman"/>
          <w:bCs/>
          <w:sz w:val="24"/>
        </w:rPr>
        <w:t xml:space="preserve"> growth of the “physical city”. The high cost of land in these areas, due to their proximity to urban utility networks and transport hubs, dictates the need to implement high-density, </w:t>
      </w:r>
      <w:del w:id="1051" w:author="А.А. Шевцов" w:date="2026-10-17T12:00:00Z">
        <w:r>
          <w:rPr>
            <w:rFonts w:ascii="Times New Roman" w:hAnsi="Times New Roman"/>
            <w:bCs/>
            <w:sz w:val="24"/>
          </w:rPr>
          <w:delText xml:space="preserve">multi-story</w:delText>
        </w:r>
      </w:del>
      <w:ins w:id="1052" w:author="А.А. Шевцов" w:date="2026-10-17T12:00:00Z">
        <w:r>
          <w:rPr>
            <w:rFonts w:ascii="Times New Roman" w:hAnsi="Times New Roman"/>
            <w:bCs/>
            <w:sz w:val="24"/>
          </w:rPr>
          <w:t xml:space="preserve">multistory</w:t>
        </w:r>
      </w:ins>
      <w:r>
        <w:rPr>
          <w:rFonts w:ascii="Times New Roman" w:hAnsi="Times New Roman"/>
          <w:bCs/>
          <w:sz w:val="24"/>
        </w:rPr>
        <w:t xml:space="preserve"> residential development projects. On the contrary, the mechanism of isolated growth, which dominates the growth structure, is realized on land plots remote from the city with an average price of 409 rubles/m². This is due to the phenomenon of the “rent gap” described by N. Smith (1987). The fivefold price disparity between the outskirts of the </w:t>
      </w:r>
      <w:del w:id="1192" w:author="А.А. Шевцов" w:date="2026-10-17T12:00:00Z">
        <w:r>
          <w:rPr>
            <w:rFonts w:ascii="Times New Roman" w:hAnsi="Times New Roman"/>
            <w:bCs/>
            <w:sz w:val="24"/>
          </w:rPr>
          <w:delText xml:space="preserve">"</w:delText>
        </w:r>
      </w:del>
      <w:ins w:id="1193" w:author="А.А. Шевцов" w:date="2026-10-17T12:00:00Z">
        <w:r>
          <w:rPr>
            <w:rFonts w:ascii="Times New Roman" w:hAnsi="Times New Roman"/>
            <w:bCs/>
            <w:sz w:val="24"/>
          </w:rPr>
          <w:t xml:space="preserve">“</w:t>
        </w:r>
      </w:ins>
      <w:r>
        <w:rPr>
          <w:rFonts w:ascii="Times New Roman" w:hAnsi="Times New Roman"/>
          <w:bCs/>
          <w:sz w:val="24"/>
        </w:rPr>
        <w:t xml:space="preserve">physical city</w:t>
      </w:r>
      <w:del w:id="1190" w:author="А.А. Шевцов" w:date="2026-10-17T12:00:00Z">
        <w:r>
          <w:rPr>
            <w:rFonts w:ascii="Times New Roman" w:hAnsi="Times New Roman"/>
            <w:bCs/>
            <w:sz w:val="24"/>
          </w:rPr>
          <w:delText xml:space="preserve">"</w:delText>
        </w:r>
      </w:del>
      <w:ins w:id="1191" w:author="А.А. Шевцов" w:date="2026-10-17T12:00:00Z">
        <w:r>
          <w:rPr>
            <w:rFonts w:ascii="Times New Roman" w:hAnsi="Times New Roman"/>
            <w:bCs/>
            <w:sz w:val="24"/>
          </w:rPr>
          <w:t xml:space="preserve">”</w:t>
        </w:r>
      </w:ins>
      <w:r>
        <w:rPr>
          <w:rFonts w:ascii="Times New Roman" w:hAnsi="Times New Roman"/>
          <w:bCs/>
          <w:sz w:val="24"/>
        </w:rPr>
        <w:t xml:space="preserve"> and remote areas creates conditions for extracting maximum rent with minimal obligations on the part of developers to </w:t>
      </w:r>
      <w:del w:id="1049" w:author="А.А. Шевцов" w:date="2026-10-17T12:00:00Z">
        <w:r>
          <w:rPr>
            <w:rFonts w:ascii="Times New Roman" w:hAnsi="Times New Roman"/>
            <w:bCs/>
            <w:sz w:val="24"/>
          </w:rPr>
          <w:delText xml:space="preserve">develop</w:delText>
        </w:r>
      </w:del>
      <w:ins w:id="1050" w:author="А.А. Шевцов" w:date="2026-10-17T12:00:00Z">
        <w:r>
          <w:rPr>
            <w:rFonts w:ascii="Times New Roman" w:hAnsi="Times New Roman"/>
            <w:bCs/>
            <w:sz w:val="24"/>
          </w:rPr>
          <w:t xml:space="preserve">improve</w:t>
        </w:r>
      </w:ins>
      <w:r>
        <w:rPr>
          <w:rFonts w:ascii="Times New Roman" w:hAnsi="Times New Roman"/>
          <w:bCs/>
          <w:sz w:val="24"/>
        </w:rPr>
        <w:t xml:space="preserve"> the area. Cottage development capitalizes on the demand of city residents for suburbanization, without incurring additional costs for the creation of a full-fledged urban environment (Fig. 1).</w:t>
      </w:r>
    </w:p>
    <w:p w14:paraId="06A05C46" w14:textId="650F8D64"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Thus, </w:t>
      </w:r>
      <w:del w:id="1053" w:author="А.А. Шевцов" w:date="2026-10-17T12:00:00Z">
        <w:r>
          <w:rPr>
            <w:rFonts w:ascii="Times New Roman" w:hAnsi="Times New Roman"/>
            <w:bCs/>
            <w:sz w:val="24"/>
          </w:rPr>
          <w:delText xml:space="preserve">development</w:delText>
        </w:r>
      </w:del>
      <w:ins w:id="1054" w:author="А.А. Шевцов" w:date="2026-10-17T12:00:00Z">
        <w:r>
          <w:rPr>
            <w:rFonts w:ascii="Times New Roman" w:hAnsi="Times New Roman"/>
            <w:bCs/>
            <w:sz w:val="24"/>
          </w:rPr>
          <w:t xml:space="preserve">developer</w:t>
        </w:r>
      </w:ins>
      <w:r>
        <w:rPr>
          <w:rFonts w:ascii="Times New Roman" w:hAnsi="Times New Roman"/>
          <w:bCs/>
          <w:sz w:val="24"/>
        </w:rPr>
        <w:t xml:space="preserve"> activity is shifting to the area of the cheapest land. A comparison of the current valuation (2025) of plots depending on the time of their development reveals a steady downward trend: the average specific </w:t>
      </w:r>
      <w:del w:id="1055" w:author="А.А. Шевцов" w:date="2026-10-17T12:00:00Z">
        <w:r>
          <w:rPr>
            <w:rFonts w:ascii="Times New Roman" w:hAnsi="Times New Roman"/>
            <w:bCs/>
            <w:sz w:val="24"/>
          </w:rPr>
          <w:delText xml:space="preserve">value</w:delText>
        </w:r>
      </w:del>
      <w:ins w:id="1056" w:author="А.А. Шевцов" w:date="2026-10-17T12:00:00Z">
        <w:r>
          <w:rPr>
            <w:rFonts w:ascii="Times New Roman" w:hAnsi="Times New Roman"/>
            <w:bCs/>
            <w:sz w:val="24"/>
          </w:rPr>
          <w:t xml:space="preserve">cost</w:t>
        </w:r>
      </w:ins>
      <w:r>
        <w:rPr>
          <w:rFonts w:ascii="Times New Roman" w:hAnsi="Times New Roman"/>
          <w:bCs/>
          <w:sz w:val="24"/>
        </w:rPr>
        <w:t xml:space="preserve"> of land developed in the period before 2000 today is 790 rubles/m², while territories developed in 2020–2025 are valued at only 540 rubles/m². This decline indicates a gradual depletion of liquid land resources near the boundaries of the “physical city” and a forced shift in the vector of expansion towards increasingly cheaper and more remote territories. </w:t>
      </w:r>
    </w:p>
    <w:p w14:paraId="5100B016" w14:textId="1F25A092"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Differences in land values act as an economic filter that largely determines the morphology of development. To systematize the identified diversity of new territories, a combination of the physical parameters of the development with the current level of its capitalization (according to 2025 data) was used. This approach allows us to characterize the modern economic profile of various morphotypes that have formed during the spatial expansion of the city (Table 2).</w:t>
      </w:r>
    </w:p>
    <w:p w14:paraId="7887F0F9" w14:textId="63C614BC"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Low-rise developments were formed primarily in areas that, as of 2025, retain their minimum cadastral value. Although such objects appeared in almost all sectors of the suburban area, their greatest concentration was recorded in the northern and eastern directions. The current price level (an average of 495 rubles/m²) suggests that it was the </w:t>
      </w:r>
      <w:del w:id="1059" w:author="А.А. Шевцов" w:date="2026-10-17T12:00:00Z">
        <w:r>
          <w:rPr>
            <w:rFonts w:ascii="Times New Roman" w:hAnsi="Times New Roman"/>
            <w:bCs/>
            <w:sz w:val="24"/>
          </w:rPr>
          <w:delText xml:space="preserve">availability</w:delText>
        </w:r>
      </w:del>
      <w:ins w:id="1060" w:author="А.А. Шевцов" w:date="2026-10-17T12:00:00Z">
        <w:r>
          <w:rPr>
            <w:rFonts w:ascii="Times New Roman" w:hAnsi="Times New Roman"/>
            <w:bCs/>
            <w:sz w:val="24"/>
          </w:rPr>
          <w:t xml:space="preserve">affordability</w:t>
        </w:r>
      </w:ins>
      <w:r>
        <w:rPr>
          <w:rFonts w:ascii="Times New Roman" w:hAnsi="Times New Roman"/>
          <w:bCs/>
          <w:sz w:val="24"/>
        </w:rPr>
        <w:t xml:space="preserve"> of land assets that was the leading incentive for their development. According to this logic, transport distance from the center of Voronezh did not become an obstacle to construction, which was in apparent contradiction with classical models: the price factor turned out to be more significant than the distance factor. The leading motive for the development of such territories remained the population’s desire for suburbanization (</w:t>
      </w:r>
      <w:del w:id="955" w:author="А.А. Шевцов" w:date="2026-10-17T12:00:00Z">
        <w:r>
          <w:rPr>
            <w:rFonts w:ascii="Times New Roman" w:hAnsi="Times New Roman"/>
            <w:bCs/>
            <w:sz w:val="24"/>
          </w:rPr>
          <w:delText xml:space="preserve">Mahrova</w:delText>
        </w:r>
      </w:del>
      <w:ins w:id="956" w:author="А.А. Шевцов" w:date="2026-10-17T12:00:00Z">
        <w:r>
          <w:rPr>
            <w:rFonts w:ascii="Times New Roman" w:hAnsi="Times New Roman"/>
            <w:bCs/>
            <w:sz w:val="24"/>
          </w:rPr>
          <w:t xml:space="preserve">Makhrova</w:t>
        </w:r>
      </w:ins>
      <w:r>
        <w:rPr>
          <w:rFonts w:ascii="Times New Roman" w:hAnsi="Times New Roman"/>
          <w:bCs/>
          <w:sz w:val="24"/>
        </w:rPr>
        <w:t xml:space="preserve"> et al., 2008; Makhrova, 2014).</w:t>
      </w:r>
    </w:p>
    <w:p w14:paraId="12347832" w14:textId="5839C65E"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In contrast to the low-rise sector, </w:t>
      </w:r>
      <w:del w:id="1061" w:author="А.А. Шевцов" w:date="2026-10-17T12:00:00Z">
        <w:r>
          <w:rPr>
            <w:rFonts w:ascii="Times New Roman" w:hAnsi="Times New Roman"/>
            <w:bCs/>
            <w:sz w:val="24"/>
          </w:rPr>
          <w:delText xml:space="preserve">high-rise</w:delText>
        </w:r>
      </w:del>
      <w:ins w:id="1062" w:author="А.А. Шевцов" w:date="2026-10-17T12:00:00Z">
        <w:r>
          <w:rPr>
            <w:rFonts w:ascii="Times New Roman" w:hAnsi="Times New Roman"/>
            <w:bCs/>
            <w:sz w:val="24"/>
          </w:rPr>
          <w:t xml:space="preserve">multistory</w:t>
        </w:r>
      </w:ins>
      <w:r>
        <w:rPr>
          <w:rFonts w:ascii="Times New Roman" w:hAnsi="Times New Roman"/>
          <w:bCs/>
          <w:sz w:val="24"/>
        </w:rPr>
        <w:t xml:space="preserve"> residential development exhibits a high degree of spatial concentration, localizing primarily on the outskirts of Voronezh and the largest suburban settlements. The high cost of such land </w:t>
      </w:r>
      <w:del w:id="1063" w:author="А.А. Шевцов" w:date="2026-10-17T12:00:00Z">
        <w:r>
          <w:rPr>
            <w:rFonts w:ascii="Times New Roman" w:hAnsi="Times New Roman"/>
            <w:bCs/>
            <w:sz w:val="24"/>
          </w:rPr>
          <w:delText xml:space="preserve">(RUB 1,638/m²)</w:delText>
        </w:r>
      </w:del>
      <w:ins w:id="1064" w:author="А.А. Шевцов" w:date="2026-10-17T12:00:00Z">
        <w:r>
          <w:rPr>
            <w:rFonts w:ascii="Times New Roman" w:hAnsi="Times New Roman"/>
            <w:bCs/>
            <w:sz w:val="24"/>
          </w:rPr>
          <w:t xml:space="preserve">(1,638 rubles/m²)</w:t>
        </w:r>
      </w:ins>
      <w:r>
        <w:rPr>
          <w:rFonts w:ascii="Times New Roman" w:hAnsi="Times New Roman"/>
          <w:bCs/>
          <w:sz w:val="24"/>
        </w:rPr>
        <w:t xml:space="preserve"> is not a factor in choice in this case, but rather a marker of zones of the most intensive urban development, where the high density of buildings correlates with the highest level of development of engineering infrastructure.</w:t>
      </w:r>
    </w:p>
    <w:p w14:paraId="01F3D3D6" w14:textId="5E22FDC8" w:rsidR="002E0E39" w:rsidRDefault="00440A35" w:rsidP="00B246D4">
      <w:pPr>
        <w:spacing w:after="0" w:line="240" w:lineRule="auto"/>
        <w:ind w:firstLine="567"/>
        <w:jc w:val="both"/>
        <w:rPr>
          <w:rFonts w:ascii="Times New Roman" w:hAnsi="Times New Roman" w:cs="Times New Roman"/>
          <w:sz w:val="24"/>
        </w:rPr>
      </w:pPr>
      <w:r>
        <w:rPr>
          <w:rFonts w:ascii="Times New Roman" w:hAnsi="Times New Roman"/>
          <w:sz w:val="24"/>
        </w:rPr>
        <w:t xml:space="preserve">A fundamentally new format for the spatial development of Voronezh during the post-socialist transformation period became </w:t>
      </w:r>
      <w:r>
        <w:rPr>
          <w:rFonts w:ascii="Times New Roman" w:hAnsi="Times New Roman"/>
          <w:i/>
          <w:sz w:val="24"/>
        </w:rPr>
        <w:t>large-scale retail facilities</w:t>
      </w:r>
      <w:r>
        <w:rPr>
          <w:rFonts w:ascii="Times New Roman" w:hAnsi="Times New Roman"/>
          <w:sz w:val="24"/>
        </w:rPr>
        <w:t xml:space="preserve"> – large suburban shopping centers and hypermarkets located on main highways at the entrance to the city. Of the 80.9 hectares of commercial hub territories, 53.9 hectares appeared in the period 2000–2010, 25 hectares in the following decade, and only 2 hectares since 2020. Thus, between 2000 and 2020, a “belt of suburban shopping centers” was formed, closing the exits from Voronezh. The emergence of this framework provided suburban residents with access to modern services and reduced their </w:t>
      </w:r>
      <w:del w:id="1065" w:author="А.А. Шевцов" w:date="2026-10-17T12:00:00Z">
        <w:r>
          <w:rPr>
            <w:rFonts w:ascii="Times New Roman" w:hAnsi="Times New Roman"/>
            <w:sz w:val="24"/>
          </w:rPr>
          <w:delText xml:space="preserve">daily</w:delText>
        </w:r>
      </w:del>
      <w:ins w:id="1066" w:author="А.А. Шевцов" w:date="2026-10-17T12:00:00Z">
        <w:r>
          <w:rPr>
            <w:rFonts w:ascii="Times New Roman" w:hAnsi="Times New Roman"/>
            <w:sz w:val="24"/>
          </w:rPr>
          <w:t xml:space="preserve">everyday</w:t>
        </w:r>
      </w:ins>
      <w:r>
        <w:rPr>
          <w:rFonts w:ascii="Times New Roman" w:hAnsi="Times New Roman"/>
          <w:sz w:val="24"/>
        </w:rPr>
        <w:t xml:space="preserve"> dependence on the </w:t>
      </w:r>
      <w:del w:id="1196" w:author="А.А. Шевцов" w:date="2026-10-17T12:00:00Z">
        <w:r>
          <w:rPr>
            <w:rFonts w:ascii="Times New Roman" w:hAnsi="Times New Roman"/>
            <w:sz w:val="24"/>
          </w:rPr>
          <w:delText xml:space="preserve">"</w:delText>
        </w:r>
      </w:del>
      <w:ins w:id="1197" w:author="А.А. Шевцов" w:date="2026-10-17T12:00:00Z">
        <w:r>
          <w:rPr>
            <w:rFonts w:ascii="Times New Roman" w:hAnsi="Times New Roman"/>
            <w:sz w:val="24"/>
          </w:rPr>
          <w:t xml:space="preserve">“</w:t>
        </w:r>
      </w:ins>
      <w:r>
        <w:rPr>
          <w:rFonts w:ascii="Times New Roman" w:hAnsi="Times New Roman"/>
          <w:sz w:val="24"/>
        </w:rPr>
        <w:t xml:space="preserve">physical city.</w:t>
      </w:r>
      <w:del w:id="1194" w:author="А.А. Шевцов" w:date="2026-10-17T12:00:00Z">
        <w:r>
          <w:rPr>
            <w:rFonts w:ascii="Times New Roman" w:hAnsi="Times New Roman"/>
            <w:sz w:val="24"/>
          </w:rPr>
          <w:delText xml:space="preserve">"</w:delText>
        </w:r>
      </w:del>
      <w:ins w:id="1195" w:author="А.А. Шевцов" w:date="2026-10-17T12:00:00Z">
        <w:r>
          <w:rPr>
            <w:rFonts w:ascii="Times New Roman" w:hAnsi="Times New Roman"/>
            <w:sz w:val="24"/>
          </w:rPr>
          <w:t xml:space="preserve">”</w:t>
        </w:r>
      </w:ins>
      <w:r>
        <w:rPr>
          <w:rFonts w:ascii="Times New Roman" w:hAnsi="Times New Roman"/>
          <w:sz w:val="24"/>
        </w:rPr>
        <w:t xml:space="preserve"> At the same time, the completion of the process of formation of this belt is associated both with the exhaustion of consumer demand for such objects and with the emergence of e-commerce services.</w:t>
      </w:r>
    </w:p>
    <w:p w14:paraId="021258AA" w14:textId="1518E6CF"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transformation of industrial and logistics zones is also subject to a phased development process, but its spatial and temporal parameters differ significantly from the dynamics of retail. The </w:t>
      </w:r>
      <w:r>
        <w:rPr>
          <w:rFonts w:ascii="Times New Roman" w:hAnsi="Times New Roman"/>
          <w:bCs/>
          <w:sz w:val="24"/>
        </w:rPr>
        <w:lastRenderedPageBreak/>
        <w:t xml:space="preserve">total area of new industrial zones amounted to 977 hectares, with more than half of this volume (566.7 hectares) formed between 2010 and 2020. The largest increase during this decade was recorded in the eastern and northern sectors, as well as on the southeastern periphery. Unlike residential development, this process was supported by the creation of specialized infrastructure sites (in particular, the Maslovsky Industrial Park and the </w:t>
      </w:r>
      <w:del w:id="1067" w:author="А.А. Шевцов" w:date="2026-10-17T12:00:00Z">
        <w:r>
          <w:rPr>
            <w:rFonts w:ascii="Times New Roman" w:hAnsi="Times New Roman"/>
            <w:bCs/>
            <w:sz w:val="24"/>
          </w:rPr>
          <w:delText xml:space="preserve">Center Special Economic Zone for Industrial Production</w:delText>
        </w:r>
      </w:del>
      <w:ins w:id="1068" w:author="А.А. Шевцов" w:date="2026-10-17T12:00:00Z">
        <w:r>
          <w:rPr>
            <w:rFonts w:ascii="Times New Roman" w:hAnsi="Times New Roman"/>
            <w:bCs/>
            <w:sz w:val="24"/>
          </w:rPr>
          <w:t xml:space="preserve">Tsentr Industrial-Production Special Economic Zone</w:t>
        </w:r>
      </w:ins>
      <w:r>
        <w:rPr>
          <w:rFonts w:ascii="Times New Roman" w:hAnsi="Times New Roman"/>
          <w:bCs/>
          <w:sz w:val="24"/>
        </w:rPr>
        <w:t xml:space="preserve">). It is noteworthy that 656 hectares of industrial zones arose as a result of the mechanism of isolated growth, while the creation of industrial parks leads to spatial segregation of industrial and residential functions (Fig. 2).</w:t>
      </w:r>
    </w:p>
    <w:p w14:paraId="58E70606" w14:textId="77777777" w:rsidR="002E0E39" w:rsidRDefault="00440A35" w:rsidP="00782E08">
      <w:pPr>
        <w:spacing w:after="0" w:line="240" w:lineRule="auto"/>
        <w:ind w:firstLine="709"/>
        <w:jc w:val="both"/>
        <w:rPr>
          <w:rFonts w:ascii="Times New Roman" w:hAnsi="Times New Roman" w:cs="Times New Roman"/>
          <w:bCs/>
          <w:sz w:val="24"/>
        </w:rPr>
      </w:pPr>
      <w:r>
        <w:rPr>
          <w:rFonts w:ascii="Times New Roman" w:hAnsi="Times New Roman"/>
          <w:bCs/>
          <w:sz w:val="24"/>
        </w:rPr>
        <w:t>The identified disproportion in the structure of expansion indicates the formation of a pronounced functional asymmetry. While residential development formed the bulk of new territories, commercial and industrial facilities emerged as local, spatially isolated sites, often remote from residential areas. The isolated nature of their development prevented morphological integration with new residential areas. As a result, instead of forming a coherent multifunctional environment, disparate functional zones emerged, separated by undeveloped spaces.</w:t>
      </w:r>
    </w:p>
    <w:p w14:paraId="31DEFEA7" w14:textId="304E5637" w:rsidR="002E0E39" w:rsidRDefault="00440A35" w:rsidP="00782E08">
      <w:pPr>
        <w:spacing w:after="0" w:line="240" w:lineRule="auto"/>
        <w:ind w:firstLine="709"/>
        <w:jc w:val="both"/>
        <w:rPr>
          <w:rFonts w:ascii="Times New Roman" w:hAnsi="Times New Roman" w:cs="Times New Roman"/>
          <w:b/>
          <w:sz w:val="24"/>
        </w:rPr>
      </w:pPr>
      <w:r>
        <w:rPr>
          <w:rFonts w:ascii="Times New Roman" w:hAnsi="Times New Roman"/>
          <w:bCs/>
          <w:sz w:val="24"/>
        </w:rPr>
        <w:t xml:space="preserve">The combination of these factors shows that territorial growth is determined primarily by the economic benefits of land development. This transformation corresponds to the logic of “urban entrepreneurship” (</w:t>
      </w:r>
      <w:del w:id="957" w:author="А.А. Шевцов" w:date="2026-10-17T12:00:00Z">
        <w:r>
          <w:rPr>
            <w:rFonts w:ascii="Times New Roman" w:hAnsi="Times New Roman"/>
            <w:bCs/>
            <w:sz w:val="24"/>
          </w:rPr>
          <w:delText xml:space="preserve">Mahrova</w:delText>
        </w:r>
      </w:del>
      <w:ins w:id="958" w:author="А.А. Шевцов" w:date="2026-10-17T12:00:00Z">
        <w:r>
          <w:rPr>
            <w:rFonts w:ascii="Times New Roman" w:hAnsi="Times New Roman"/>
            <w:bCs/>
            <w:sz w:val="24"/>
          </w:rPr>
          <w:t xml:space="preserve">Makhrova</w:t>
        </w:r>
      </w:ins>
      <w:r>
        <w:rPr>
          <w:rFonts w:ascii="Times New Roman" w:hAnsi="Times New Roman"/>
          <w:bCs/>
          <w:sz w:val="24"/>
        </w:rPr>
        <w:t xml:space="preserve"> and Golubchikov, 2012), where the capitalization of land assets becomes a priority development task, pushing issues of integrated development of the territory into the background.</w:t>
      </w:r>
    </w:p>
    <w:p w14:paraId="52DC2AC7" w14:textId="318B0EBF" w:rsidR="002E0E39" w:rsidRDefault="00440A35" w:rsidP="00782E08">
      <w:pPr>
        <w:spacing w:after="0" w:line="240" w:lineRule="auto"/>
        <w:ind w:firstLine="709"/>
        <w:jc w:val="both"/>
        <w:rPr>
          <w:rFonts w:ascii="Times New Roman" w:hAnsi="Times New Roman" w:cs="Times New Roman"/>
          <w:sz w:val="24"/>
        </w:rPr>
      </w:pPr>
      <w:r>
        <w:rPr>
          <w:rFonts w:ascii="Times New Roman" w:hAnsi="Times New Roman"/>
          <w:sz w:val="24"/>
        </w:rPr>
        <w:t>The observed evolution of Voronezh’s spatial expansion reflects the process of gradual transition from spontaneous decentralized expansion to the “growth machine” model. The spatial results of this transformation confirm the leading role of market factors in choosing growth directions. In the post-Soviet period, four stages of this evolution can be distinguished (Fig. 3).</w:t>
      </w:r>
    </w:p>
    <w:p w14:paraId="0C93F907" w14:textId="2F525E29" w:rsidR="002E0E39" w:rsidRDefault="00440A35" w:rsidP="00B246D4">
      <w:pPr>
        <w:spacing w:after="0" w:line="240" w:lineRule="auto"/>
        <w:ind w:firstLine="567"/>
        <w:jc w:val="both"/>
        <w:rPr>
          <w:rFonts w:ascii="Times New Roman" w:hAnsi="Times New Roman" w:cs="Times New Roman"/>
          <w:sz w:val="24"/>
        </w:rPr>
      </w:pPr>
      <w:del w:id="1069" w:author="А.А. Шевцов" w:date="2026-10-17T12:00:00Z">
        <w:r>
          <w:rPr>
            <w:rFonts w:ascii="Times New Roman" w:hAnsi="Times New Roman"/>
            <w:i/>
            <w:iCs/>
            <w:sz w:val="24"/>
          </w:rPr>
          <w:delText xml:space="preserve">First</w:delText>
        </w:r>
      </w:del>
      <w:ins w:id="1070" w:author="А.А. Шевцов" w:date="2026-10-17T12:00:00Z">
        <w:r>
          <w:rPr>
            <w:rFonts w:ascii="Times New Roman" w:hAnsi="Times New Roman"/>
            <w:i/>
            <w:iCs/>
            <w:sz w:val="24"/>
          </w:rPr>
          <w:t xml:space="preserve">The first</w:t>
        </w:r>
      </w:ins>
      <w:r>
        <w:rPr>
          <w:rFonts w:ascii="Times New Roman" w:hAnsi="Times New Roman"/>
          <w:i/>
          <w:iCs/>
          <w:sz w:val="24"/>
        </w:rPr>
        <w:t xml:space="preserve"> stage (1992–2000)</w:t>
      </w:r>
      <w:r>
        <w:rPr>
          <w:rFonts w:ascii="Times New Roman" w:hAnsi="Times New Roman"/>
          <w:sz w:val="24"/>
        </w:rPr>
        <w:t xml:space="preserve"> was of a transitional nature, when spatial development was determined by spontaneous market processes, which manifested itself in the absence of a dominant vector of development, when growth was distributed relatively evenly, without being concentrated in certain sectors. The rate of physical growth of the territory was 588 hectares/year. The expansion of development was carried out almost exclusively for the residential function, with the average distance of new </w:t>
      </w:r>
      <w:del w:id="1011" w:author="А.А. Шевцов" w:date="2026-10-17T12:00:00Z">
        <w:r>
          <w:rPr>
            <w:rFonts w:ascii="Times New Roman" w:hAnsi="Times New Roman"/>
            <w:sz w:val="24"/>
          </w:rPr>
          <w:delText xml:space="preserve">landfills</w:delText>
        </w:r>
      </w:del>
      <w:ins w:id="1012" w:author="А.А. Шевцов" w:date="2026-10-17T12:00:00Z">
        <w:r>
          <w:rPr>
            <w:rFonts w:ascii="Times New Roman" w:hAnsi="Times New Roman"/>
            <w:sz w:val="24"/>
          </w:rPr>
          <w:t xml:space="preserve">polygons</w:t>
        </w:r>
      </w:ins>
      <w:r>
        <w:rPr>
          <w:rFonts w:ascii="Times New Roman" w:hAnsi="Times New Roman"/>
          <w:sz w:val="24"/>
        </w:rPr>
        <w:t xml:space="preserve"> from the center being approximately 16 km. At the same time, the area of the </w:t>
      </w:r>
      <w:del w:id="1036" w:author="А.А. Шевцов" w:date="2026-10-17T12:00:00Z">
        <w:r>
          <w:rPr>
            <w:rFonts w:ascii="Times New Roman" w:hAnsi="Times New Roman"/>
            <w:sz w:val="24"/>
          </w:rPr>
          <w:delText xml:space="preserve">near</w:delText>
        </w:r>
      </w:del>
      <w:ins w:id="1037" w:author="А.А. Шевцов" w:date="2026-10-17T12:00:00Z">
        <w:r>
          <w:rPr>
            <w:rFonts w:ascii="Times New Roman" w:hAnsi="Times New Roman"/>
            <w:sz w:val="24"/>
          </w:rPr>
          <w:t xml:space="preserve">immediate</w:t>
        </w:r>
      </w:ins>
      <w:r>
        <w:rPr>
          <w:rFonts w:ascii="Times New Roman" w:hAnsi="Times New Roman"/>
          <w:sz w:val="24"/>
        </w:rPr>
        <w:t xml:space="preserve"> suburbs was transformed primarily due to the chaotic spread of low-rise buildings (dacha communities and gardening non-profit partnerships). The share of new industrial areas in the structure of territorial growth at this stage was only 2% (119 hectares), and no new areas for commercial use were recorded. This is connected both with the crisis phenomena in the Russian economy in the </w:t>
      </w:r>
      <w:del w:id="1071" w:author="А.А. Шевцов" w:date="2026-10-17T12:00:00Z">
        <w:r>
          <w:rPr>
            <w:rFonts w:ascii="Times New Roman" w:hAnsi="Times New Roman"/>
            <w:sz w:val="24"/>
          </w:rPr>
          <w:delText xml:space="preserve">nineties</w:delText>
        </w:r>
      </w:del>
      <w:ins w:id="1072" w:author="А.А. Шевцов" w:date="2026-10-17T12:00:00Z">
        <w:r>
          <w:rPr>
            <w:rFonts w:ascii="Times New Roman" w:hAnsi="Times New Roman"/>
            <w:sz w:val="24"/>
          </w:rPr>
          <w:t xml:space="preserve">1990s</w:t>
        </w:r>
      </w:ins>
      <w:r>
        <w:rPr>
          <w:rFonts w:ascii="Times New Roman" w:hAnsi="Times New Roman"/>
          <w:sz w:val="24"/>
        </w:rPr>
        <w:t xml:space="preserve">, and with the priority of functional reorganization within the existing urban space.</w:t>
      </w:r>
    </w:p>
    <w:p w14:paraId="23C533BF" w14:textId="1F346DF4" w:rsidR="002E0E39" w:rsidRDefault="00440A35" w:rsidP="00B246D4">
      <w:pPr>
        <w:spacing w:after="0" w:line="240" w:lineRule="auto"/>
        <w:ind w:firstLine="567"/>
        <w:jc w:val="both"/>
        <w:rPr>
          <w:rFonts w:ascii="Times New Roman" w:hAnsi="Times New Roman" w:cs="Times New Roman"/>
          <w:bCs/>
          <w:sz w:val="24"/>
          <w:highlight w:val="red"/>
        </w:rPr>
      </w:pPr>
      <w:del w:id="1073" w:author="А.А. Шевцов" w:date="2026-10-17T12:00:00Z">
        <w:r>
          <w:rPr>
            <w:rFonts w:ascii="Times New Roman" w:hAnsi="Times New Roman"/>
            <w:bCs/>
            <w:i/>
            <w:iCs/>
            <w:sz w:val="24"/>
          </w:rPr>
          <w:delText xml:space="preserve">Second</w:delText>
        </w:r>
      </w:del>
      <w:ins w:id="1074" w:author="А.А. Шевцов" w:date="2026-10-17T12:00:00Z">
        <w:r>
          <w:rPr>
            <w:rFonts w:ascii="Times New Roman" w:hAnsi="Times New Roman"/>
            <w:bCs/>
            <w:i/>
            <w:iCs/>
            <w:sz w:val="24"/>
          </w:rPr>
          <w:t xml:space="preserve">The second</w:t>
        </w:r>
      </w:ins>
      <w:r>
        <w:rPr>
          <w:rFonts w:ascii="Times New Roman" w:hAnsi="Times New Roman"/>
          <w:bCs/>
          <w:i/>
          <w:iCs/>
          <w:sz w:val="24"/>
        </w:rPr>
        <w:t xml:space="preserve"> stage (2000–2010)</w:t>
      </w:r>
      <w:r>
        <w:rPr>
          <w:rFonts w:ascii="Times New Roman" w:hAnsi="Times New Roman"/>
          <w:bCs/>
          <w:sz w:val="24"/>
        </w:rPr>
        <w:t xml:space="preserve"> was characterized by a significant slowdown in the rate of physical growth of Voronezh (up to 255 hectares/year), however, it was during this period that a qualitative functional restructuring of the suburban area took place. A key process was the formation of a belt of suburban shopping centers located at the main entrances to the city along federal highways, which ensured basic service autonomy for suburban areas. </w:t>
      </w:r>
    </w:p>
    <w:p w14:paraId="5F5EF4AF" w14:textId="6DF41ABD"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During this period, the leading vectors of territorial growth were identified for the first time: eastern and northern (respectively 36.6% and 31.1% of new development areas). At the same time, the distance of new development from the center of Voronezh increased to 16.5 km.</w:t>
      </w:r>
    </w:p>
    <w:p w14:paraId="58DDD6A8" w14:textId="48B2C862" w:rsidR="002E0E39" w:rsidRDefault="00440A35" w:rsidP="00B246D4">
      <w:pPr>
        <w:spacing w:after="0" w:line="240" w:lineRule="auto"/>
        <w:ind w:firstLine="567"/>
        <w:jc w:val="both"/>
        <w:rPr>
          <w:rFonts w:ascii="Times New Roman" w:hAnsi="Times New Roman" w:cs="Times New Roman"/>
          <w:bCs/>
          <w:sz w:val="24"/>
        </w:rPr>
      </w:pPr>
      <w:del w:id="1075" w:author="А.А. Шевцов" w:date="2026-10-17T12:00:00Z">
        <w:r>
          <w:rPr>
            <w:rFonts w:ascii="Times New Roman" w:hAnsi="Times New Roman"/>
            <w:bCs/>
            <w:i/>
            <w:iCs/>
            <w:sz w:val="24"/>
          </w:rPr>
          <w:delText xml:space="preserve">Third</w:delText>
        </w:r>
      </w:del>
      <w:ins w:id="1076" w:author="А.А. Шевцов" w:date="2026-10-17T12:00:00Z">
        <w:r>
          <w:rPr>
            <w:rFonts w:ascii="Times New Roman" w:hAnsi="Times New Roman"/>
            <w:bCs/>
            <w:i/>
            <w:iCs/>
            <w:sz w:val="24"/>
          </w:rPr>
          <w:t xml:space="preserve">The third</w:t>
        </w:r>
      </w:ins>
      <w:r>
        <w:rPr>
          <w:rFonts w:ascii="Times New Roman" w:hAnsi="Times New Roman"/>
          <w:bCs/>
          <w:i/>
          <w:iCs/>
          <w:sz w:val="24"/>
        </w:rPr>
        <w:t xml:space="preserve"> stage (2010–2020)</w:t>
      </w:r>
      <w:r>
        <w:rPr>
          <w:rFonts w:ascii="Times New Roman" w:hAnsi="Times New Roman"/>
          <w:bCs/>
          <w:sz w:val="24"/>
        </w:rPr>
        <w:t xml:space="preserve"> became a phase of “explosive expansion” (720 ha/year). Its beginning was marked by the administrative reform of 2011, as a result of which 22 settlements were included in Voronezh. Despite the fact that the bulk of new territorial reserves was concentrated in the southern sector (the Shilovo, Maslovka, and Nikolskoye microdistricts), </w:t>
      </w:r>
      <w:del w:id="1077" w:author="А.А. Шевцов" w:date="2026-10-17T12:00:00Z">
        <w:r>
          <w:rPr>
            <w:rFonts w:ascii="Times New Roman" w:hAnsi="Times New Roman"/>
            <w:bCs/>
            <w:sz w:val="24"/>
          </w:rPr>
          <w:delText xml:space="preserve">real development</w:delText>
        </w:r>
      </w:del>
      <w:ins w:id="1078" w:author="А.А. Шевцов" w:date="2026-10-17T12:00:00Z">
        <w:r>
          <w:rPr>
            <w:rFonts w:ascii="Times New Roman" w:hAnsi="Times New Roman"/>
            <w:bCs/>
            <w:sz w:val="24"/>
          </w:rPr>
          <w:t xml:space="preserve">actual developer</w:t>
        </w:r>
      </w:ins>
      <w:r>
        <w:rPr>
          <w:rFonts w:ascii="Times New Roman" w:hAnsi="Times New Roman"/>
          <w:bCs/>
          <w:sz w:val="24"/>
        </w:rPr>
        <w:t xml:space="preserve"> activity consolidated the northern and eastern development vectors in the area of Voronezh's </w:t>
      </w:r>
      <w:del w:id="1038" w:author="А.А. Шевцов" w:date="2026-10-17T12:00:00Z">
        <w:r>
          <w:rPr>
            <w:rFonts w:ascii="Times New Roman" w:hAnsi="Times New Roman"/>
            <w:bCs/>
            <w:sz w:val="24"/>
          </w:rPr>
          <w:delText xml:space="preserve">near</w:delText>
        </w:r>
      </w:del>
      <w:ins w:id="1039" w:author="А.А. Шевцов" w:date="2026-10-17T12:00:00Z">
        <w:r>
          <w:rPr>
            <w:rFonts w:ascii="Times New Roman" w:hAnsi="Times New Roman"/>
            <w:bCs/>
            <w:sz w:val="24"/>
          </w:rPr>
          <w:t xml:space="preserve">immediate</w:t>
        </w:r>
      </w:ins>
      <w:r>
        <w:rPr>
          <w:rFonts w:ascii="Times New Roman" w:hAnsi="Times New Roman"/>
          <w:bCs/>
          <w:sz w:val="24"/>
        </w:rPr>
        <w:t xml:space="preserve"> suburbs.</w:t>
      </w:r>
    </w:p>
    <w:p w14:paraId="5180D940" w14:textId="42662383"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The main feature of this period was a threefold increase in the area of isolated growth (up to 2,491.7 hectares), while the average distance of new development from the city center increased by 1.1 km compared to the previous period, reaching 17.6 km. According to the assessment results, in </w:t>
      </w:r>
      <w:r>
        <w:rPr>
          <w:rFonts w:ascii="Times New Roman" w:hAnsi="Times New Roman"/>
          <w:bCs/>
          <w:sz w:val="24"/>
        </w:rPr>
        <w:lastRenderedPageBreak/>
        <w:t xml:space="preserve">2025, the average specific </w:t>
      </w:r>
      <w:del w:id="1057" w:author="А.А. Шевцов" w:date="2026-10-17T12:00:00Z">
        <w:r>
          <w:rPr>
            <w:rFonts w:ascii="Times New Roman" w:hAnsi="Times New Roman"/>
            <w:bCs/>
            <w:sz w:val="24"/>
          </w:rPr>
          <w:delText xml:space="preserve">value</w:delText>
        </w:r>
      </w:del>
      <w:ins w:id="1058" w:author="А.А. Шевцов" w:date="2026-10-17T12:00:00Z">
        <w:r>
          <w:rPr>
            <w:rFonts w:ascii="Times New Roman" w:hAnsi="Times New Roman"/>
            <w:bCs/>
            <w:sz w:val="24"/>
          </w:rPr>
          <w:t xml:space="preserve">cost</w:t>
        </w:r>
      </w:ins>
      <w:r>
        <w:rPr>
          <w:rFonts w:ascii="Times New Roman" w:hAnsi="Times New Roman"/>
          <w:bCs/>
          <w:sz w:val="24"/>
        </w:rPr>
        <w:t xml:space="preserve"> of land within the boundaries of the 2010–2020 isolated growth areas was 345.5 rubles/m², which is the minimum value among all identified zones. However, the acceleration of territorial expansion during this period cannot be explained solely by price factors, as it coincided with the active development of the mortgage lending market and the implementation of government demand support programs. </w:t>
      </w:r>
    </w:p>
    <w:p w14:paraId="571B4D81" w14:textId="66100A00" w:rsidR="002E0E39" w:rsidRDefault="00440A35" w:rsidP="00B246D4">
      <w:pPr>
        <w:spacing w:after="0" w:line="240" w:lineRule="auto"/>
        <w:ind w:firstLine="567"/>
        <w:jc w:val="both"/>
        <w:rPr>
          <w:rFonts w:ascii="Times New Roman" w:hAnsi="Times New Roman" w:cs="Times New Roman"/>
          <w:bCs/>
          <w:sz w:val="24"/>
        </w:rPr>
      </w:pPr>
      <w:r>
        <w:rPr>
          <w:rFonts w:ascii="Times New Roman" w:hAnsi="Times New Roman"/>
          <w:bCs/>
          <w:sz w:val="24"/>
        </w:rPr>
        <w:t>As studies from this period show, stimulating demand through rate subsidies led to a sharp increase in market prices, which often offset the benefits of cheap credit (Roshchina and Ilyunkina, 2021). Thus, in 2010–2020, the factor of stimulated demand for housing was added to the economics of the supply of cheap land. Another factor in the intensification of mass suburban construction was the increased availability of everyday goods and household services. At the same time, the effect of basic service autonomy of suburban areas due to the emergence of a developed suburban retail infrastructure in the second half of the decade was strengthened by the development of online trading, which further reduced the dependence of new residential areas on the functions of the central part of the city.</w:t>
      </w:r>
    </w:p>
    <w:p w14:paraId="4D794539" w14:textId="254A7515" w:rsidR="002E0E39" w:rsidRDefault="00440A35" w:rsidP="00B246D4">
      <w:pPr>
        <w:spacing w:after="0" w:line="240" w:lineRule="auto"/>
        <w:ind w:firstLine="567"/>
        <w:jc w:val="both"/>
        <w:rPr>
          <w:rFonts w:ascii="Times New Roman" w:hAnsi="Times New Roman" w:cs="Times New Roman"/>
          <w:sz w:val="24"/>
        </w:rPr>
      </w:pPr>
      <w:del w:id="1079" w:author="А.А. Шевцов" w:date="2026-10-17T12:00:00Z">
        <w:r>
          <w:rPr>
            <w:rFonts w:ascii="Times New Roman" w:hAnsi="Times New Roman"/>
            <w:i/>
            <w:iCs/>
            <w:sz w:val="24"/>
          </w:rPr>
          <w:delText xml:space="preserve">Fourth stage (2020–2025)</w:delText>
        </w:r>
      </w:del>
      <w:ins w:id="1080" w:author="А.А. Шевцов" w:date="2026-10-17T12:00:00Z">
        <w:r>
          <w:rPr>
            <w:rFonts w:ascii="Times New Roman" w:hAnsi="Times New Roman"/>
            <w:i/>
            <w:iCs/>
            <w:sz w:val="24"/>
          </w:rPr>
          <w:t xml:space="preserve">The fourth stage (2020–2025) was</w:t>
        </w:r>
      </w:ins>
      <w:r>
        <w:rPr>
          <w:rFonts w:ascii="Times New Roman" w:hAnsi="Times New Roman"/>
          <w:sz w:val="24"/>
        </w:rPr>
        <w:t xml:space="preserve"> characterized by stabilization of the rate of external expansion (average annual growth – 501 ha/year). Spatial asymmetry became extreme: almost half of all territorial growth occurred in the northern vector, while activity in the eastern direction significantly decreased, and the average distance of new built-up areas from the center of Voronezh reached 18.1 km. </w:t>
      </w:r>
    </w:p>
    <w:p w14:paraId="4061831C" w14:textId="5E381C88" w:rsidR="002E0E39" w:rsidRDefault="00440A35" w:rsidP="00B246D4">
      <w:pPr>
        <w:spacing w:after="0" w:line="240" w:lineRule="auto"/>
        <w:ind w:firstLine="567"/>
        <w:jc w:val="both"/>
        <w:rPr>
          <w:rFonts w:ascii="Times New Roman" w:hAnsi="Times New Roman" w:cs="Times New Roman"/>
          <w:sz w:val="24"/>
        </w:rPr>
      </w:pPr>
      <w:r>
        <w:rPr>
          <w:rFonts w:ascii="Times New Roman" w:hAnsi="Times New Roman"/>
          <w:sz w:val="24"/>
        </w:rPr>
        <w:t xml:space="preserve">The functional structure of the new development retains the absolute dominance of housing: in total, more than 2,280 hectares are allocated to </w:t>
      </w:r>
      <w:del w:id="1081" w:author="А.А. Шевцов" w:date="2026-10-17T12:00:00Z">
        <w:r>
          <w:rPr>
            <w:rFonts w:ascii="Times New Roman" w:hAnsi="Times New Roman"/>
            <w:sz w:val="24"/>
          </w:rPr>
          <w:delText xml:space="preserve">high-rise</w:delText>
        </w:r>
      </w:del>
      <w:ins w:id="1082" w:author="А.А. Шевцов" w:date="2026-10-17T12:00:00Z">
        <w:r>
          <w:rPr>
            <w:rFonts w:ascii="Times New Roman" w:hAnsi="Times New Roman"/>
            <w:sz w:val="24"/>
          </w:rPr>
          <w:t xml:space="preserve">multistory</w:t>
        </w:r>
      </w:ins>
      <w:r>
        <w:rPr>
          <w:rFonts w:ascii="Times New Roman" w:hAnsi="Times New Roman"/>
          <w:sz w:val="24"/>
        </w:rPr>
        <w:t xml:space="preserve"> and low-rise residential buildings. At the same time, industry (223 hectares) continues to develop primarily within the framework of institutional mechanisms (industrial parks), while the emergence of new large shopping centers has virtually stopped. The belt of suburban shopping centers closed at the previous stage, and the potential for placing new similar facilities has been exhausted. At the same time, as already noted, the active development of the e-commerce market has reduced consumer dependence on traditional retail (Table 3).</w:t>
      </w:r>
    </w:p>
    <w:p w14:paraId="5D67453F" w14:textId="5DFC7E14" w:rsidR="002E0E39" w:rsidRDefault="00440A35" w:rsidP="00B97124">
      <w:pPr>
        <w:spacing w:after="0" w:line="240" w:lineRule="auto"/>
        <w:ind w:firstLine="567"/>
        <w:jc w:val="both"/>
        <w:rPr>
          <w:rFonts w:ascii="Times New Roman" w:hAnsi="Times New Roman" w:cs="Times New Roman"/>
          <w:sz w:val="24"/>
        </w:rPr>
      </w:pPr>
      <w:r>
        <w:rPr>
          <w:rFonts w:ascii="Times New Roman" w:hAnsi="Times New Roman"/>
          <w:sz w:val="24"/>
        </w:rPr>
        <w:t xml:space="preserve">The spatial transformation of Voronezh and its immediate surroundings in the post-Soviet period resulted in a large-scale increase in built-up areas, creating a morphologically sparse and functionally disjointed suburban environment. A characteristic feature of this process is the </w:t>
      </w:r>
      <w:del w:id="1083" w:author="А.А. Шевцов" w:date="2026-10-17T12:00:00Z">
        <w:r>
          <w:rPr>
            <w:rFonts w:ascii="Times New Roman" w:hAnsi="Times New Roman"/>
            <w:sz w:val="24"/>
          </w:rPr>
          <w:delText xml:space="preserve">focal</w:delText>
        </w:r>
      </w:del>
      <w:ins w:id="1084" w:author="А.А. Шевцов" w:date="2026-10-17T12:00:00Z">
        <w:r>
          <w:rPr>
            <w:rFonts w:ascii="Times New Roman" w:hAnsi="Times New Roman"/>
            <w:sz w:val="24"/>
          </w:rPr>
          <w:t xml:space="preserve">patchy</w:t>
        </w:r>
      </w:ins>
      <w:r>
        <w:rPr>
          <w:rFonts w:ascii="Times New Roman" w:hAnsi="Times New Roman"/>
          <w:sz w:val="24"/>
        </w:rPr>
        <w:t xml:space="preserve"> nature of territorial development: new residential areas, large-scale retail and industrial sites are developing as isolated planning units, without forming a coherent urban fabric. The pronounced asymmetry in favor of the northern and eastern sectors (58% </w:t>
      </w:r>
      <w:ins w:id="1085" w:author="А.А. Шевцов" w:date="2026-10-17T12:00:00Z">
        <w:r>
          <w:rPr>
            <w:rFonts w:ascii="Times New Roman" w:hAnsi="Times New Roman"/>
            <w:sz w:val="24"/>
          </w:rPr>
          <w:t xml:space="preserve">of </w:t>
        </w:r>
      </w:ins>
      <w:r>
        <w:rPr>
          <w:rFonts w:ascii="Times New Roman" w:hAnsi="Times New Roman"/>
          <w:sz w:val="24"/>
        </w:rPr>
        <w:t xml:space="preserve">growth) is explained by specific infrastructure advantages. The northern vector offers maximum transport accessibility to the city center and a direct connection to the Moscow direction, which distinguishes it from the southern periphery with its complex and fragmented road network. The growth of the eastern sector is due to the processes of morphological consolidation of Voronezh and Novaya Usman. In both cases, the choice of expansion vectors was dictated by the business's desire to minimize engineering costs and ensure better accessibility to new development areas. It is important to note that the northern and eastern directions were established as priorities in the General Development Plan for Voronezh in 1970.</w:t>
      </w:r>
      <w:r>
        <w:rPr>
          <w:rStyle w:val="aff1"/>
          <w:rFonts w:ascii="Times New Roman" w:hAnsi="Times New Roman" w:cs="Times New Roman"/>
          <w:sz w:val="24"/>
        </w:rPr>
        <w:footnoteReference w:id="7"/>
      </w:r>
      <w:r>
        <w:rPr>
          <w:rFonts w:ascii="Times New Roman" w:hAnsi="Times New Roman"/>
          <w:sz w:val="24"/>
        </w:rPr>
        <w:t xml:space="preserve"> However, the actual expansion in terms of scale, nature of development and spatial configuration significantly went beyond the planned development framework, being subject primarily to the market logic of land rent.</w:t>
      </w:r>
    </w:p>
    <w:p w14:paraId="5DD86CCF" w14:textId="4EB19AF5" w:rsidR="002E0E39" w:rsidRDefault="00440A35" w:rsidP="00B97124">
      <w:pPr>
        <w:spacing w:after="0" w:line="240" w:lineRule="auto"/>
        <w:ind w:firstLine="567"/>
        <w:jc w:val="both"/>
        <w:rPr>
          <w:rFonts w:ascii="Times New Roman" w:hAnsi="Times New Roman" w:cs="Times New Roman"/>
          <w:sz w:val="24"/>
        </w:rPr>
      </w:pPr>
      <w:r>
        <w:rPr>
          <w:rFonts w:ascii="Times New Roman" w:hAnsi="Times New Roman"/>
          <w:sz w:val="24"/>
        </w:rPr>
        <w:t xml:space="preserve">This strategy fits perfectly into the logic of classical rent models, but with important adjustments for modern conditions. Developers maximize profits by developing suburban areas where land has a minimum cadastral value. However, in the case of Voronezh, a qualitative transformation of the traditional factor of remoteness is observed. Thus, if in classical models the increase in transport costs with distance from the center acts as a </w:t>
      </w:r>
      <w:del w:id="1086" w:author="А.А. Шевцов" w:date="2026-10-17T12:00:00Z">
        <w:r>
          <w:rPr>
            <w:rFonts w:ascii="Times New Roman" w:hAnsi="Times New Roman"/>
            <w:sz w:val="24"/>
          </w:rPr>
          <w:delText xml:space="preserve">severe limitation</w:delText>
        </w:r>
      </w:del>
      <w:ins w:id="1087" w:author="А.А. Шевцов" w:date="2026-10-17T12:00:00Z">
        <w:r>
          <w:rPr>
            <w:rFonts w:ascii="Times New Roman" w:hAnsi="Times New Roman"/>
            <w:sz w:val="24"/>
          </w:rPr>
          <w:t xml:space="preserve">rigid constraint</w:t>
        </w:r>
      </w:ins>
      <w:r>
        <w:rPr>
          <w:rFonts w:ascii="Times New Roman" w:hAnsi="Times New Roman"/>
          <w:sz w:val="24"/>
        </w:rPr>
        <w:t xml:space="preserve"> on expansion, then in the period under study this barrier was compensated for by the formation of a belt of suburban shopping centers and the development of e-commerce, allowing residential development </w:t>
      </w:r>
      <w:r>
        <w:rPr>
          <w:rFonts w:ascii="Times New Roman" w:hAnsi="Times New Roman"/>
          <w:sz w:val="24"/>
        </w:rPr>
        <w:lastRenderedPageBreak/>
        <w:t>to “break away” from the “physical city,” which is confirmed by the increase in the average distance of new facilities from the center to 18.1 km. Thus, the factor of minimal land cost became dominant over the factor of transport distance.</w:t>
      </w:r>
    </w:p>
    <w:p w14:paraId="52D322C1" w14:textId="174D380E" w:rsidR="002E0E39" w:rsidRDefault="00440A35" w:rsidP="00B97124">
      <w:pPr>
        <w:spacing w:after="0" w:line="240" w:lineRule="auto"/>
        <w:ind w:firstLine="567"/>
        <w:jc w:val="both"/>
        <w:rPr>
          <w:rFonts w:ascii="Times New Roman" w:hAnsi="Times New Roman" w:cs="Times New Roman"/>
          <w:sz w:val="24"/>
        </w:rPr>
      </w:pPr>
      <w:r>
        <w:rPr>
          <w:rFonts w:ascii="Times New Roman" w:hAnsi="Times New Roman"/>
          <w:sz w:val="24"/>
        </w:rPr>
        <w:t>This nature of territorial expansion does not allow it to be considered as the result of a coordinated urban development policy or a balanced development of the urban system. Spatial development was determined primarily by the inclusion of new land plots into circulation, while the choice of development directions was dictated by market logic rather than administrative decisions. Thus, even after the expansion of the city's legal boundaries in 2011, the growth of built-up areas remained concentrated in the northern and eastern sectors. At the same time, the main contribution to the formation of new built-up areas was made by low-rise buildings and logistics zones outside the borders of Voronezh. Their emergence is linked to new trends in the economy and the real estate market, and the scale and spatial localization of such development has significantly exceeded the volumes envisaged by the 2008 General Plan.</w:t>
      </w:r>
      <w:r>
        <w:rPr>
          <w:rStyle w:val="aff1"/>
          <w:rFonts w:ascii="Times New Roman" w:hAnsi="Times New Roman"/>
          <w:sz w:val="24"/>
        </w:rPr>
        <w:t xml:space="preserve"> </w:t>
      </w:r>
      <w:r w:rsidR="0035311F">
        <w:rPr>
          <w:rStyle w:val="aff1"/>
          <w:rFonts w:ascii="Times New Roman" w:hAnsi="Times New Roman" w:cs="Times New Roman"/>
          <w:sz w:val="24"/>
        </w:rPr>
        <w:footnoteReference w:id="8"/>
      </w:r>
    </w:p>
    <w:p w14:paraId="08E932FD" w14:textId="3855BC0A" w:rsidR="002E0E39" w:rsidRDefault="00440A35" w:rsidP="00B97124">
      <w:pPr>
        <w:spacing w:after="0" w:line="240" w:lineRule="auto"/>
        <w:ind w:firstLine="567"/>
        <w:jc w:val="both"/>
        <w:rPr>
          <w:rFonts w:ascii="Times New Roman" w:hAnsi="Times New Roman" w:cs="Times New Roman"/>
          <w:sz w:val="24"/>
        </w:rPr>
      </w:pPr>
      <w:r>
        <w:rPr>
          <w:rFonts w:ascii="Times New Roman" w:hAnsi="Times New Roman"/>
          <w:sz w:val="24"/>
        </w:rPr>
        <w:t xml:space="preserve">The combination of extensive expansion of boundaries with a sharp decrease in the functional density of the environment confirms the implementation of the </w:t>
      </w:r>
      <w:del w:id="1088" w:author="А.А. Шевцов" w:date="2026-10-17T12:00:00Z">
        <w:r>
          <w:rPr>
            <w:rFonts w:ascii="Times New Roman" w:hAnsi="Times New Roman"/>
            <w:sz w:val="24"/>
          </w:rPr>
          <w:delText xml:space="preserve">“growth”</w:delText>
        </w:r>
      </w:del>
      <w:ins w:id="1089" w:author="А.А. Шевцов" w:date="2026-10-17T12:00:00Z">
        <w:r>
          <w:rPr>
            <w:rFonts w:ascii="Times New Roman" w:hAnsi="Times New Roman"/>
            <w:sz w:val="24"/>
          </w:rPr>
          <w:t xml:space="preserve">“sprawl”</w:t>
        </w:r>
      </w:ins>
      <w:r>
        <w:rPr>
          <w:rFonts w:ascii="Times New Roman" w:hAnsi="Times New Roman"/>
          <w:sz w:val="24"/>
        </w:rPr>
        <w:t xml:space="preserve"> scenario (Boyko, 2021; Golovin et al., 2021). The obtained results allow us to consider the territorial growth of Voronezh as an empirical manifestation of the mechanism of the “urban growth machine”, within the framework of which the market choice of construction location was carried out in accordance with the laws described in the theory of land rent.</w:t>
      </w:r>
    </w:p>
    <w:p w14:paraId="164527CA" w14:textId="77777777" w:rsidR="00DE6D63" w:rsidRDefault="00DE6D63" w:rsidP="00B97124">
      <w:pPr>
        <w:spacing w:after="0" w:line="240" w:lineRule="auto"/>
        <w:ind w:firstLine="567"/>
        <w:jc w:val="both"/>
        <w:rPr>
          <w:rFonts w:ascii="Times New Roman" w:hAnsi="Times New Roman" w:cs="Times New Roman"/>
          <w:sz w:val="24"/>
        </w:rPr>
      </w:pPr>
    </w:p>
    <w:p w14:paraId="7CEA8A23" w14:textId="54E04974" w:rsidR="0025742C" w:rsidRPr="0025742C" w:rsidRDefault="0025742C" w:rsidP="0025742C">
      <w:pPr>
        <w:spacing w:after="0" w:line="240" w:lineRule="auto"/>
        <w:ind w:firstLine="567"/>
        <w:jc w:val="center"/>
        <w:rPr>
          <w:rFonts w:ascii="Times New Roman" w:hAnsi="Times New Roman" w:cs="Times New Roman"/>
          <w:bCs/>
          <w:sz w:val="24"/>
        </w:rPr>
      </w:pPr>
      <w:r>
        <w:rPr>
          <w:rFonts w:ascii="Times New Roman" w:hAnsi="Times New Roman"/>
          <w:bCs/>
          <w:sz w:val="24"/>
        </w:rPr>
        <w:t>CONCLUSION</w:t>
      </w:r>
    </w:p>
    <w:p w14:paraId="16CB5717" w14:textId="77777777" w:rsidR="00F420FC" w:rsidRDefault="00F420FC" w:rsidP="00F420FC">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1. The spatial evolution of Voronezh and its suburban area in the period 1992–2025 was expressed in a large-scale increase in built-up areas. This process is characterized by the predominant development of discrete, spatially isolated areas, which has led to significant fragmentation of the morphological structure of the suburbs. The observed dynamics of physical expansion of borders allows us to interpret this process as the implementation of the </w:t>
      </w:r>
      <w:del w:id="1090" w:author="А.А. Шевцов" w:date="2026-10-17T12:00:00Z">
        <w:r>
          <w:rPr>
            <w:rFonts w:ascii="Times New Roman" w:hAnsi="Times New Roman"/>
            <w:bCs/>
            <w:sz w:val="24"/>
          </w:rPr>
          <w:delText xml:space="preserve">“growth”</w:delText>
        </w:r>
      </w:del>
      <w:ins w:id="1091" w:author="А.А. Шевцов" w:date="2026-10-17T12:00:00Z">
        <w:r>
          <w:rPr>
            <w:rFonts w:ascii="Times New Roman" w:hAnsi="Times New Roman"/>
            <w:bCs/>
            <w:sz w:val="24"/>
          </w:rPr>
          <w:t xml:space="preserve">“sprawl”</w:t>
        </w:r>
      </w:ins>
      <w:r>
        <w:rPr>
          <w:rFonts w:ascii="Times New Roman" w:hAnsi="Times New Roman"/>
          <w:bCs/>
          <w:sz w:val="24"/>
        </w:rPr>
        <w:t xml:space="preserve"> scenario. The result of this period was the formation of a dispersed spatial configuration of buildings, developing at a significant distance from the main mass of the city.</w:t>
      </w:r>
    </w:p>
    <w:p w14:paraId="2F093BA0" w14:textId="77777777" w:rsidR="00D35F71" w:rsidRDefault="00F420FC" w:rsidP="00D35F71">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2. The dynamics of development of built-up areas in the suburban zone has a pronounced non-linear nature of space development. In the post-Soviet evolution of development, four stages are distinguished, each of which is characterized by a change in the pace and logic of area growth. The transition from the stage of spontaneous development (1992–2000) to the phase of formation of a belt of suburban shopping centers (2000–2010) marked a qualitative shift: the emergence of new infrastructure support at the main entrances to the city. The subsequent phase of “explosive expansion” (2010–2020) was a period of maximum physical expansion of built-up areas, exhausting the potential of the most accessible sites. The current stage (2020–2025) indicates a transition to morphological consolidation of territories. This process is conditioned by the completion of the formation of the functional framework of suburban retail and a change in the structure of development mechanisms: the growth in the share of suburban </w:t>
      </w:r>
      <w:del w:id="1092" w:author="А.А. Шевцов" w:date="2026-10-17T12:00:00Z">
        <w:r>
          <w:rPr>
            <w:rFonts w:ascii="Times New Roman" w:hAnsi="Times New Roman"/>
            <w:bCs/>
            <w:sz w:val="24"/>
          </w:rPr>
          <w:delText xml:space="preserve">growth over</w:delText>
        </w:r>
      </w:del>
      <w:ins w:id="1093" w:author="А.А. Шевцов" w:date="2026-10-17T12:00:00Z">
        <w:r>
          <w:rPr>
            <w:rFonts w:ascii="Times New Roman" w:hAnsi="Times New Roman"/>
            <w:bCs/>
            <w:sz w:val="24"/>
          </w:rPr>
          <w:t xml:space="preserve">settlement growth relative to</w:t>
        </w:r>
      </w:ins>
      <w:r>
        <w:rPr>
          <w:rFonts w:ascii="Times New Roman" w:hAnsi="Times New Roman"/>
          <w:bCs/>
          <w:sz w:val="24"/>
        </w:rPr>
        <w:t xml:space="preserve"> isolated growth confirms the tendency for development to converge on existing centers and the gradual streamlining of the spatial configuration of suburbs.</w:t>
      </w:r>
    </w:p>
    <w:p w14:paraId="4BD2FA68" w14:textId="77777777" w:rsidR="00D35F71" w:rsidRDefault="00D35F71" w:rsidP="00D35F71">
      <w:pPr>
        <w:spacing w:after="0" w:line="240" w:lineRule="auto"/>
        <w:ind w:firstLine="567"/>
        <w:jc w:val="both"/>
        <w:rPr>
          <w:rFonts w:ascii="Times New Roman" w:hAnsi="Times New Roman" w:cs="Times New Roman"/>
          <w:bCs/>
          <w:sz w:val="24"/>
        </w:rPr>
      </w:pPr>
      <w:r>
        <w:rPr>
          <w:rFonts w:ascii="Times New Roman" w:hAnsi="Times New Roman"/>
          <w:bCs/>
          <w:sz w:val="24"/>
        </w:rPr>
        <w:t xml:space="preserve">3. Physical expansion of territories is realized primarily through decentralized mechanisms: isolated growth and expansion of suburban settlements account for a total of 88% of the total area of new development. The functional structure of this increase is absolutely dominated by low-rise residential buildings (about 80% of the area). At the same time, multi-apartment complexes, large retail facilities, and industrial and logistics zones are developing as local, spatially isolated sites. This isolated nature of the emergence of commercial and industrial facilities hinders their morphological integration with residential development and leads to the formation of a functionally </w:t>
      </w:r>
      <w:del w:id="913" w:author="А.А. Шевцов" w:date="2026-10-17T12:00:00Z">
        <w:r>
          <w:rPr>
            <w:rFonts w:ascii="Times New Roman" w:hAnsi="Times New Roman"/>
            <w:bCs/>
            <w:sz w:val="24"/>
          </w:rPr>
          <w:delText xml:space="preserve">disunited</w:delText>
        </w:r>
      </w:del>
      <w:ins w:id="914" w:author="А.А. Шевцов" w:date="2026-10-17T12:00:00Z">
        <w:r>
          <w:rPr>
            <w:rFonts w:ascii="Times New Roman" w:hAnsi="Times New Roman"/>
            <w:bCs/>
            <w:sz w:val="24"/>
          </w:rPr>
          <w:t xml:space="preserve">disjointed</w:t>
        </w:r>
      </w:ins>
      <w:r>
        <w:rPr>
          <w:rFonts w:ascii="Times New Roman" w:hAnsi="Times New Roman"/>
          <w:bCs/>
          <w:sz w:val="24"/>
        </w:rPr>
        <w:t xml:space="preserve"> suburban environment.</w:t>
      </w:r>
    </w:p>
    <w:p w14:paraId="340DE1FA" w14:textId="77777777" w:rsidR="00D35F71" w:rsidRDefault="00D35F71" w:rsidP="00D35F71">
      <w:pPr>
        <w:spacing w:after="0" w:line="240" w:lineRule="auto"/>
        <w:ind w:firstLine="567"/>
        <w:jc w:val="both"/>
        <w:rPr>
          <w:rFonts w:ascii="Times New Roman" w:hAnsi="Times New Roman" w:cs="Times New Roman"/>
          <w:bCs/>
          <w:sz w:val="24"/>
        </w:rPr>
      </w:pPr>
      <w:r>
        <w:rPr>
          <w:rFonts w:ascii="Times New Roman" w:hAnsi="Times New Roman"/>
          <w:bCs/>
          <w:sz w:val="24"/>
        </w:rPr>
        <w:lastRenderedPageBreak/>
        <w:t xml:space="preserve">4. An important economic incentive for the transformation of suburban areas is the mechanism for maximizing land rent. The recorded 5-fold gap between the cadastral value of land plots within the boundaries of continuous development and in areas of new development (as of 2025) confirms the priority of the land price factor when choosing expansion directions. Under these conditions, a deformation of the classical </w:t>
      </w:r>
      <w:del w:id="1094" w:author="А.А. Шевцов" w:date="2026-10-17T12:00:00Z">
        <w:r>
          <w:rPr>
            <w:rFonts w:ascii="Times New Roman" w:hAnsi="Times New Roman"/>
            <w:bCs/>
            <w:sz w:val="24"/>
          </w:rPr>
          <w:delText xml:space="preserve">U. model is observed. Alonso: The</w:delText>
        </w:r>
      </w:del>
      <w:ins w:id="1095" w:author="А.А. Шевцов" w:date="2026-10-17T12:00:00Z">
        <w:r>
          <w:rPr>
            <w:rFonts w:ascii="Times New Roman" w:hAnsi="Times New Roman"/>
            <w:bCs/>
            <w:sz w:val="24"/>
          </w:rPr>
          <w:t xml:space="preserve">model of W. Alonso is observed: the</w:t>
        </w:r>
      </w:ins>
      <w:r>
        <w:rPr>
          <w:rFonts w:ascii="Times New Roman" w:hAnsi="Times New Roman"/>
          <w:bCs/>
          <w:sz w:val="24"/>
        </w:rPr>
        <w:t xml:space="preserve"> factor of transport distance is no longer a </w:t>
      </w:r>
      <w:del w:id="1098" w:author="А.А. Шевцов" w:date="2026-10-17T12:00:00Z">
        <w:r>
          <w:rPr>
            <w:rFonts w:ascii="Times New Roman" w:hAnsi="Times New Roman"/>
            <w:bCs/>
            <w:sz w:val="24"/>
          </w:rPr>
          <w:delText xml:space="preserve">strict limitation</w:delText>
        </w:r>
      </w:del>
      <w:ins w:id="1099" w:author="А.А. Шевцов" w:date="2026-10-17T12:00:00Z">
        <w:r>
          <w:rPr>
            <w:rFonts w:ascii="Times New Roman" w:hAnsi="Times New Roman"/>
            <w:bCs/>
            <w:sz w:val="24"/>
          </w:rPr>
          <w:t xml:space="preserve">rigid constraint</w:t>
        </w:r>
      </w:ins>
      <w:r>
        <w:rPr>
          <w:rFonts w:ascii="Times New Roman" w:hAnsi="Times New Roman"/>
          <w:bCs/>
          <w:sz w:val="24"/>
        </w:rPr>
        <w:t xml:space="preserve">. This is confirmed by the increase in the average distance of new </w:t>
      </w:r>
      <w:del w:id="1096" w:author="А.А. Шевцов" w:date="2026-10-17T12:00:00Z">
        <w:r>
          <w:rPr>
            <w:rFonts w:ascii="Times New Roman" w:hAnsi="Times New Roman"/>
            <w:bCs/>
            <w:sz w:val="24"/>
          </w:rPr>
          <w:delText xml:space="preserve">properties</w:delText>
        </w:r>
      </w:del>
      <w:ins w:id="1097" w:author="А.А. Шевцов" w:date="2026-10-17T12:00:00Z">
        <w:r>
          <w:rPr>
            <w:rFonts w:ascii="Times New Roman" w:hAnsi="Times New Roman"/>
            <w:bCs/>
            <w:sz w:val="24"/>
          </w:rPr>
          <w:t xml:space="preserve">facilities</w:t>
        </w:r>
      </w:ins>
      <w:r>
        <w:rPr>
          <w:rFonts w:ascii="Times New Roman" w:hAnsi="Times New Roman"/>
          <w:bCs/>
          <w:sz w:val="24"/>
        </w:rPr>
        <w:t xml:space="preserve"> from the center to 18.1 km, which became possible thanks to the development of online trading and the formation of a belt of suburban shopping centers, providing new residential areas with basic service autonomy. </w:t>
      </w:r>
    </w:p>
    <w:p w14:paraId="0E7AC867" w14:textId="0C85AE81" w:rsidR="002E0E39" w:rsidRDefault="00D35F71" w:rsidP="00D35F71">
      <w:pPr>
        <w:spacing w:after="0" w:line="240" w:lineRule="auto"/>
        <w:ind w:firstLine="567"/>
        <w:jc w:val="both"/>
        <w:rPr>
          <w:rFonts w:ascii="Times New Roman" w:hAnsi="Times New Roman" w:cs="Times New Roman"/>
          <w:bCs/>
          <w:sz w:val="24"/>
        </w:rPr>
      </w:pPr>
      <w:r>
        <w:rPr>
          <w:rFonts w:ascii="Times New Roman" w:hAnsi="Times New Roman"/>
          <w:bCs/>
          <w:sz w:val="24"/>
        </w:rPr>
        <w:t>5. The geography of new development is characterized by pronounced selectivity: two analytical sectors out of eight (northern and eastern) account for more than 58% of the total increase in area. While development in the northern sector is concentrated along major transport routes, in the eastern sector it physically bridges the gap between Voronezh and Novaya Usman. As a result, the spatial development of suburbs acquires a pronounced vectorial nature, reflecting the extreme unevenness of land development in various geographical directions.</w:t>
      </w:r>
    </w:p>
    <w:p w14:paraId="0DC033A5" w14:textId="77777777" w:rsidR="00D35F71" w:rsidRDefault="00D35F71" w:rsidP="00D35F71">
      <w:pPr>
        <w:spacing w:after="0" w:line="240" w:lineRule="auto"/>
        <w:ind w:firstLine="567"/>
        <w:jc w:val="both"/>
        <w:rPr>
          <w:rFonts w:ascii="Times New Roman" w:hAnsi="Times New Roman" w:cs="Times New Roman"/>
          <w:bCs/>
          <w:sz w:val="24"/>
        </w:rPr>
      </w:pPr>
    </w:p>
    <w:p w14:paraId="335253BA" w14:textId="77777777" w:rsidR="00B5188C" w:rsidRDefault="00B5188C" w:rsidP="00D35F71">
      <w:pPr>
        <w:spacing w:after="0" w:line="240" w:lineRule="auto"/>
        <w:ind w:firstLine="567"/>
        <w:jc w:val="both"/>
        <w:rPr>
          <w:rFonts w:ascii="Times New Roman" w:hAnsi="Times New Roman" w:cs="Times New Roman"/>
          <w:bCs/>
          <w:sz w:val="24"/>
        </w:rPr>
      </w:pPr>
    </w:p>
    <w:p w14:paraId="1766D277" w14:textId="51C165BE" w:rsidR="002E0E39" w:rsidRPr="00B5188C" w:rsidRDefault="00B5188C" w:rsidP="00A96F99">
      <w:pPr>
        <w:spacing w:after="0" w:line="240" w:lineRule="auto"/>
        <w:jc w:val="center"/>
        <w:rPr>
          <w:rFonts w:ascii="Times New Roman" w:hAnsi="Times New Roman" w:cs="Times New Roman"/>
          <w:sz w:val="24"/>
        </w:rPr>
      </w:pPr>
      <w:r w:rsidRPr="00B5188C">
        <w:rPr>
          <w:rFonts w:ascii="Times New Roman" w:hAnsi="Times New Roman"/>
          <w:sz w:val="24"/>
        </w:rPr>
        <w:t>REFERENCES</w:t>
      </w:r>
    </w:p>
    <w:p w14:paraId="1855F45C" w14:textId="77777777" w:rsidR="00A96F99" w:rsidRPr="0025742C" w:rsidRDefault="00A96F99" w:rsidP="00A96F99">
      <w:pPr>
        <w:spacing w:after="0" w:line="240" w:lineRule="auto"/>
        <w:jc w:val="center"/>
        <w:rPr>
          <w:rFonts w:ascii="Times New Roman" w:hAnsi="Times New Roman" w:cs="Times New Roman"/>
          <w:b/>
          <w:sz w:val="12"/>
          <w:szCs w:val="12"/>
        </w:rPr>
      </w:pPr>
    </w:p>
    <w:p w14:paraId="598E19BB" w14:textId="77777777" w:rsidR="004B489B" w:rsidRDefault="004B489B" w:rsidP="0025742C">
      <w:pPr>
        <w:jc w:val="center"/>
        <w:rPr>
          <w:rFonts w:ascii="Times New Roman" w:hAnsi="Times New Roman" w:cs="Times New Roman"/>
          <w:i/>
          <w:iCs/>
          <w:sz w:val="24"/>
        </w:rPr>
      </w:pPr>
    </w:p>
    <w:p w14:paraId="6E028FC0" w14:textId="7701EA55" w:rsidR="00B5188C" w:rsidRPr="00B5188C" w:rsidRDefault="00B5188C" w:rsidP="0025742C">
      <w:pPr>
        <w:jc w:val="center"/>
        <w:rPr>
          <w:rFonts w:ascii="Times New Roman" w:hAnsi="Times New Roman" w:cs="Times New Roman"/>
          <w:sz w:val="24"/>
        </w:rPr>
      </w:pPr>
      <w:r w:rsidRPr="00B5188C">
        <w:rPr>
          <w:rFonts w:ascii="Times New Roman" w:hAnsi="Times New Roman" w:cs="Times New Roman"/>
          <w:sz w:val="24"/>
        </w:rPr>
        <w:t>TABLES</w:t>
      </w:r>
    </w:p>
    <w:p w14:paraId="141C5004" w14:textId="77777777" w:rsidR="00B5188C" w:rsidRDefault="00B5188C" w:rsidP="00B5188C">
      <w:pPr>
        <w:spacing w:after="0" w:line="240" w:lineRule="auto"/>
        <w:ind w:firstLine="709"/>
        <w:jc w:val="both"/>
        <w:rPr>
          <w:rFonts w:ascii="Times New Roman" w:hAnsi="Times New Roman" w:cs="Times New Roman"/>
          <w:bCs/>
          <w:sz w:val="24"/>
        </w:rPr>
      </w:pPr>
    </w:p>
    <w:p w14:paraId="1D365C55" w14:textId="77777777" w:rsidR="00B5188C" w:rsidRDefault="00B5188C" w:rsidP="00B5188C">
      <w:pPr>
        <w:spacing w:after="0" w:line="240" w:lineRule="auto"/>
        <w:jc w:val="center"/>
        <w:rPr>
          <w:rFonts w:ascii="Times New Roman" w:hAnsi="Times New Roman" w:cs="Times New Roman"/>
          <w:bCs/>
          <w:sz w:val="24"/>
        </w:rPr>
      </w:pPr>
      <w:r>
        <w:rPr>
          <w:rFonts w:ascii="Times New Roman" w:hAnsi="Times New Roman"/>
          <w:b/>
          <w:sz w:val="24"/>
        </w:rPr>
        <w:t xml:space="preserve">Table 1. </w:t>
      </w:r>
      <w:r>
        <w:rPr>
          <w:rFonts w:ascii="Times New Roman" w:hAnsi="Times New Roman"/>
          <w:bCs/>
          <w:sz w:val="24"/>
        </w:rPr>
        <w:t xml:space="preserve">Characteristics of spatial-genetic types (mechanisms) of territorial growth, </w:t>
      </w:r>
      <w:del w:id="1100" w:author="А.А. Шевцов" w:date="2026-10-17T12:00:00Z">
        <w:r>
          <w:rPr>
            <w:rFonts w:ascii="Times New Roman" w:hAnsi="Times New Roman"/>
            <w:bCs/>
            <w:sz w:val="24"/>
          </w:rPr>
          <w:delText xml:space="preserve">1992-2025</w:delText>
        </w:r>
      </w:del>
      <w:ins w:id="1101" w:author="А.А. Шевцов" w:date="2026-10-17T12:00:00Z">
        <w:r>
          <w:rPr>
            <w:rFonts w:ascii="Times New Roman" w:hAnsi="Times New Roman"/>
            <w:bCs/>
            <w:sz w:val="24"/>
          </w:rPr>
          <w:t xml:space="preserve">1992–2025</w:t>
        </w:r>
      </w:ins>
    </w:p>
    <w:p w14:paraId="4980E92B" w14:textId="77777777" w:rsidR="00B5188C" w:rsidRPr="00B01538" w:rsidRDefault="00B5188C" w:rsidP="00B5188C">
      <w:pPr>
        <w:spacing w:after="0" w:line="240" w:lineRule="auto"/>
        <w:jc w:val="center"/>
        <w:rPr>
          <w:rFonts w:ascii="Times New Roman" w:hAnsi="Times New Roman" w:cs="Times New Roman"/>
          <w:bCs/>
          <w:sz w:val="12"/>
          <w:szCs w:val="12"/>
          <w:highlight w:val="yellow"/>
        </w:rPr>
      </w:pPr>
    </w:p>
    <w:tbl>
      <w:tblPr>
        <w:tblStyle w:val="af5"/>
        <w:tblW w:w="9351" w:type="dxa"/>
        <w:jc w:val="center"/>
        <w:tblLook w:val="04A0" w:firstRow="1" w:lastRow="0" w:firstColumn="1" w:lastColumn="0" w:noHBand="0" w:noVBand="1"/>
      </w:tblPr>
      <w:tblGrid>
        <w:gridCol w:w="3114"/>
        <w:gridCol w:w="3260"/>
        <w:gridCol w:w="2977"/>
      </w:tblGrid>
      <w:tr w:rsidR="00B5188C" w:rsidRPr="00B01538" w14:paraId="2980AE17" w14:textId="77777777" w:rsidTr="004A6421">
        <w:trPr>
          <w:jc w:val="center"/>
        </w:trPr>
        <w:tc>
          <w:tcPr>
            <w:tcW w:w="3114" w:type="dxa"/>
            <w:vAlign w:val="center"/>
          </w:tcPr>
          <w:p w14:paraId="717DEA9D" w14:textId="77777777" w:rsidR="00B5188C" w:rsidRPr="00B01538" w:rsidRDefault="00B5188C" w:rsidP="004A6421">
            <w:pPr>
              <w:jc w:val="center"/>
              <w:rPr>
                <w:rFonts w:ascii="Times New Roman" w:hAnsi="Times New Roman" w:cs="Times New Roman"/>
                <w:sz w:val="24"/>
              </w:rPr>
            </w:pPr>
            <w:r>
              <w:rPr>
                <w:rFonts w:ascii="Times New Roman" w:hAnsi="Times New Roman"/>
              </w:rPr>
              <w:t>Mechanism (type) of growth</w:t>
            </w:r>
          </w:p>
        </w:tc>
        <w:tc>
          <w:tcPr>
            <w:tcW w:w="3260" w:type="dxa"/>
            <w:vAlign w:val="center"/>
          </w:tcPr>
          <w:p w14:paraId="069E7AA1" w14:textId="77777777" w:rsidR="00B5188C" w:rsidRPr="00B01538" w:rsidRDefault="00B5188C" w:rsidP="004A6421">
            <w:pPr>
              <w:jc w:val="center"/>
              <w:rPr>
                <w:rFonts w:ascii="Times New Roman" w:hAnsi="Times New Roman" w:cs="Times New Roman"/>
                <w:sz w:val="24"/>
              </w:rPr>
            </w:pPr>
            <w:r>
              <w:rPr>
                <w:rFonts w:ascii="Times New Roman" w:hAnsi="Times New Roman"/>
              </w:rPr>
              <w:t>Share of growth area (%)</w:t>
            </w:r>
          </w:p>
        </w:tc>
        <w:tc>
          <w:tcPr>
            <w:tcW w:w="2977" w:type="dxa"/>
            <w:vAlign w:val="center"/>
          </w:tcPr>
          <w:p w14:paraId="08D3340E" w14:textId="77777777" w:rsidR="00B5188C" w:rsidRPr="00B01538" w:rsidRDefault="00B5188C" w:rsidP="004A6421">
            <w:pPr>
              <w:jc w:val="center"/>
              <w:rPr>
                <w:rFonts w:ascii="Times New Roman" w:hAnsi="Times New Roman" w:cs="Times New Roman"/>
                <w:sz w:val="24"/>
              </w:rPr>
            </w:pPr>
            <w:r>
              <w:rPr>
                <w:rFonts w:ascii="Times New Roman" w:hAnsi="Times New Roman"/>
              </w:rPr>
              <w:t>Average specific cost of land (rubles/m²)</w:t>
            </w:r>
          </w:p>
        </w:tc>
      </w:tr>
      <w:tr w:rsidR="00B5188C" w14:paraId="48B2A115" w14:textId="77777777" w:rsidTr="004A6421">
        <w:trPr>
          <w:jc w:val="center"/>
        </w:trPr>
        <w:tc>
          <w:tcPr>
            <w:tcW w:w="3114" w:type="dxa"/>
            <w:vAlign w:val="center"/>
          </w:tcPr>
          <w:p w14:paraId="48A37A40" w14:textId="77777777" w:rsidR="00B5188C" w:rsidRDefault="00B5188C" w:rsidP="004A6421">
            <w:pPr>
              <w:rPr>
                <w:rFonts w:ascii="Times New Roman" w:hAnsi="Times New Roman" w:cs="Times New Roman"/>
                <w:bCs/>
                <w:sz w:val="24"/>
              </w:rPr>
            </w:pPr>
            <w:del w:id="1102" w:author="А.А. Шевцов" w:date="2026-10-17T12:00:00Z">
              <w:r>
                <w:rPr>
                  <w:rFonts w:ascii="Times New Roman" w:hAnsi="Times New Roman"/>
                </w:rPr>
                <w:delText xml:space="preserve">Regional</w:delText>
              </w:r>
            </w:del>
            <w:ins w:id="1103" w:author="А.А. Шевцов" w:date="2026-10-17T12:00:00Z">
              <w:r>
                <w:rPr>
                  <w:rFonts w:ascii="Times New Roman" w:hAnsi="Times New Roman"/>
                </w:rPr>
                <w:t xml:space="preserve">Edge</w:t>
              </w:r>
            </w:ins>
            <w:r>
              <w:rPr>
                <w:rFonts w:ascii="Times New Roman" w:hAnsi="Times New Roman"/>
              </w:rPr>
              <w:t xml:space="preserve"> growth</w:t>
            </w:r>
          </w:p>
        </w:tc>
        <w:tc>
          <w:tcPr>
            <w:tcW w:w="3260" w:type="dxa"/>
            <w:vAlign w:val="center"/>
          </w:tcPr>
          <w:p w14:paraId="4295D78B" w14:textId="77777777" w:rsidR="00B5188C" w:rsidRDefault="00B5188C" w:rsidP="004A6421">
            <w:pPr>
              <w:jc w:val="center"/>
              <w:rPr>
                <w:rFonts w:ascii="Times New Roman" w:hAnsi="Times New Roman" w:cs="Times New Roman"/>
                <w:bCs/>
                <w:sz w:val="24"/>
              </w:rPr>
            </w:pPr>
            <w:r>
              <w:rPr>
                <w:rFonts w:ascii="Times New Roman" w:hAnsi="Times New Roman"/>
              </w:rPr>
              <w:t>12</w:t>
            </w:r>
          </w:p>
        </w:tc>
        <w:tc>
          <w:tcPr>
            <w:tcW w:w="2977" w:type="dxa"/>
            <w:vAlign w:val="center"/>
          </w:tcPr>
          <w:p w14:paraId="097AD7BA" w14:textId="77777777" w:rsidR="00B5188C" w:rsidRDefault="00B5188C" w:rsidP="004A6421">
            <w:pPr>
              <w:jc w:val="center"/>
              <w:rPr>
                <w:rFonts w:ascii="Times New Roman" w:hAnsi="Times New Roman" w:cs="Times New Roman"/>
                <w:bCs/>
                <w:sz w:val="24"/>
              </w:rPr>
            </w:pPr>
            <w:r>
              <w:rPr>
                <w:rFonts w:ascii="Times New Roman" w:hAnsi="Times New Roman"/>
              </w:rPr>
              <w:t>1,892</w:t>
            </w:r>
          </w:p>
        </w:tc>
      </w:tr>
      <w:tr w:rsidR="00B5188C" w14:paraId="4B09AFA8" w14:textId="77777777" w:rsidTr="004A6421">
        <w:trPr>
          <w:jc w:val="center"/>
        </w:trPr>
        <w:tc>
          <w:tcPr>
            <w:tcW w:w="3114" w:type="dxa"/>
            <w:vAlign w:val="center"/>
          </w:tcPr>
          <w:p w14:paraId="07DA8A69" w14:textId="77777777" w:rsidR="00B5188C" w:rsidRDefault="00B5188C" w:rsidP="004A6421">
            <w:pPr>
              <w:rPr>
                <w:rFonts w:ascii="Times New Roman" w:hAnsi="Times New Roman" w:cs="Times New Roman"/>
                <w:bCs/>
                <w:sz w:val="24"/>
              </w:rPr>
            </w:pPr>
            <w:r>
              <w:rPr>
                <w:rFonts w:ascii="Times New Roman" w:hAnsi="Times New Roman"/>
              </w:rPr>
              <w:t>Growth of suburban settlements</w:t>
            </w:r>
          </w:p>
        </w:tc>
        <w:tc>
          <w:tcPr>
            <w:tcW w:w="3260" w:type="dxa"/>
            <w:vAlign w:val="center"/>
          </w:tcPr>
          <w:p w14:paraId="65FC8136" w14:textId="77777777" w:rsidR="00B5188C" w:rsidRDefault="00B5188C" w:rsidP="004A6421">
            <w:pPr>
              <w:jc w:val="center"/>
              <w:rPr>
                <w:rFonts w:ascii="Times New Roman" w:hAnsi="Times New Roman" w:cs="Times New Roman"/>
                <w:bCs/>
                <w:sz w:val="24"/>
              </w:rPr>
            </w:pPr>
            <w:r>
              <w:rPr>
                <w:rFonts w:ascii="Times New Roman" w:hAnsi="Times New Roman"/>
              </w:rPr>
              <w:t>31.1</w:t>
            </w:r>
          </w:p>
        </w:tc>
        <w:tc>
          <w:tcPr>
            <w:tcW w:w="2977" w:type="dxa"/>
            <w:vAlign w:val="center"/>
          </w:tcPr>
          <w:p w14:paraId="22F5CEC2" w14:textId="77777777" w:rsidR="00B5188C" w:rsidRDefault="00B5188C" w:rsidP="004A6421">
            <w:pPr>
              <w:jc w:val="center"/>
              <w:rPr>
                <w:rFonts w:ascii="Times New Roman" w:hAnsi="Times New Roman" w:cs="Times New Roman"/>
                <w:bCs/>
                <w:sz w:val="24"/>
              </w:rPr>
            </w:pPr>
            <w:r>
              <w:rPr>
                <w:rFonts w:ascii="Times New Roman" w:hAnsi="Times New Roman"/>
              </w:rPr>
              <w:t>556</w:t>
            </w:r>
          </w:p>
        </w:tc>
      </w:tr>
      <w:tr w:rsidR="00B5188C" w14:paraId="68A90EF2" w14:textId="77777777" w:rsidTr="004A6421">
        <w:trPr>
          <w:jc w:val="center"/>
        </w:trPr>
        <w:tc>
          <w:tcPr>
            <w:tcW w:w="3114" w:type="dxa"/>
            <w:vAlign w:val="center"/>
          </w:tcPr>
          <w:p w14:paraId="4DA4AF4D" w14:textId="77777777" w:rsidR="00B5188C" w:rsidRDefault="00B5188C" w:rsidP="004A6421">
            <w:pPr>
              <w:rPr>
                <w:rFonts w:ascii="Times New Roman" w:hAnsi="Times New Roman" w:cs="Times New Roman"/>
                <w:bCs/>
                <w:sz w:val="24"/>
              </w:rPr>
            </w:pPr>
            <w:r>
              <w:rPr>
                <w:rFonts w:ascii="Times New Roman" w:hAnsi="Times New Roman"/>
              </w:rPr>
              <w:t>Isolated growth</w:t>
            </w:r>
          </w:p>
        </w:tc>
        <w:tc>
          <w:tcPr>
            <w:tcW w:w="3260" w:type="dxa"/>
            <w:vAlign w:val="center"/>
          </w:tcPr>
          <w:p w14:paraId="41E5ECB2" w14:textId="77777777" w:rsidR="00B5188C" w:rsidRDefault="00B5188C" w:rsidP="004A6421">
            <w:pPr>
              <w:jc w:val="center"/>
              <w:rPr>
                <w:rFonts w:ascii="Times New Roman" w:hAnsi="Times New Roman" w:cs="Times New Roman"/>
                <w:bCs/>
                <w:sz w:val="24"/>
              </w:rPr>
            </w:pPr>
            <w:r>
              <w:rPr>
                <w:rFonts w:ascii="Times New Roman" w:hAnsi="Times New Roman"/>
              </w:rPr>
              <w:t>56.9</w:t>
            </w:r>
          </w:p>
        </w:tc>
        <w:tc>
          <w:tcPr>
            <w:tcW w:w="2977" w:type="dxa"/>
            <w:vAlign w:val="center"/>
          </w:tcPr>
          <w:p w14:paraId="2CB64CB2" w14:textId="77777777" w:rsidR="00B5188C" w:rsidRDefault="00B5188C" w:rsidP="004A6421">
            <w:pPr>
              <w:jc w:val="center"/>
              <w:rPr>
                <w:rFonts w:ascii="Times New Roman" w:hAnsi="Times New Roman" w:cs="Times New Roman"/>
                <w:bCs/>
                <w:sz w:val="24"/>
              </w:rPr>
            </w:pPr>
            <w:r>
              <w:rPr>
                <w:rFonts w:ascii="Times New Roman" w:hAnsi="Times New Roman"/>
              </w:rPr>
              <w:t>409</w:t>
            </w:r>
          </w:p>
        </w:tc>
      </w:tr>
    </w:tbl>
    <w:p w14:paraId="38AF424A" w14:textId="77777777" w:rsidR="00B5188C" w:rsidRPr="00B01538" w:rsidRDefault="00B5188C" w:rsidP="00B5188C">
      <w:pPr>
        <w:spacing w:after="0" w:line="240" w:lineRule="auto"/>
        <w:ind w:firstLine="567"/>
        <w:jc w:val="both"/>
        <w:rPr>
          <w:rFonts w:ascii="Times New Roman" w:hAnsi="Times New Roman" w:cs="Times New Roman"/>
          <w:bCs/>
        </w:rPr>
      </w:pPr>
      <w:r>
        <w:rPr>
          <w:rFonts w:ascii="Times New Roman" w:hAnsi="Times New Roman"/>
          <w:bCs/>
          <w:i/>
          <w:iCs/>
        </w:rPr>
        <w:t>Compiled by</w:t>
      </w:r>
      <w:r>
        <w:rPr>
          <w:rFonts w:ascii="Times New Roman" w:hAnsi="Times New Roman"/>
          <w:bCs/>
        </w:rPr>
        <w:t xml:space="preserve"> the </w:t>
      </w:r>
      <w:del w:id="1112" w:author="А.А. Шевцов" w:date="2026-10-17T12:00:00Z">
        <w:r>
          <w:rPr>
            <w:rFonts w:ascii="Times New Roman" w:hAnsi="Times New Roman"/>
            <w:bCs/>
          </w:rPr>
          <w:delText xml:space="preserve">author's calculations based on:</w:delText>
        </w:r>
      </w:del>
      <w:ins w:id="1113" w:author="А.А. Шевцов" w:date="2026-10-17T12:00:00Z">
        <w:r>
          <w:rPr>
            <w:rFonts w:ascii="Times New Roman" w:hAnsi="Times New Roman"/>
            <w:bCs/>
          </w:rPr>
          <w:t xml:space="preserve">author based on own calculations using:</w:t>
        </w:r>
      </w:ins>
      <w:r>
        <w:rPr>
          <w:rFonts w:ascii="Times New Roman" w:hAnsi="Times New Roman"/>
          <w:bCs/>
        </w:rPr>
        <w:t xml:space="preserve"> </w:t>
      </w:r>
      <w:r>
        <w:rPr>
          <w:rFonts w:ascii="Times New Roman" w:hAnsi="Times New Roman"/>
        </w:rPr>
        <w:t>Unified State Register of Real Estate (Rosreestr) (</w:t>
      </w:r>
      <w:hyperlink r:id="rId9" w:history="1">
        <w:r>
          <w:rPr>
            <w:rStyle w:val="af6"/>
            <w:rFonts w:ascii="Times New Roman" w:hAnsi="Times New Roman"/>
          </w:rPr>
          <w:t>https://nspd.gov.ru</w:t>
        </w:r>
      </w:hyperlink>
      <w:r>
        <w:rPr>
          <w:rFonts w:ascii="Times New Roman" w:hAnsi="Times New Roman"/>
        </w:rPr>
        <w:t xml:space="preserve">; date of access: </w:t>
      </w:r>
      <w:del w:id="1118" w:author="А.А. Шевцов" w:date="2026-10-17T12:00:00Z">
        <w:r>
          <w:rPr>
            <w:rFonts w:ascii="Times New Roman" w:hAnsi="Times New Roman"/>
          </w:rPr>
          <w:delText xml:space="preserve">03/02/2026</w:delText>
        </w:r>
      </w:del>
      <w:ins w:id="1119" w:author="А.А. Шевцов" w:date="2026-10-17T12:00:00Z">
        <w:r>
          <w:rPr>
            <w:rFonts w:ascii="Times New Roman" w:hAnsi="Times New Roman"/>
          </w:rPr>
          <w:t xml:space="preserve">02.03.2026</w:t>
        </w:r>
      </w:ins>
      <w:r>
        <w:rPr>
          <w:rFonts w:ascii="Times New Roman" w:hAnsi="Times New Roman"/>
        </w:rPr>
        <w:t xml:space="preserve">), project “How old is this house” (</w:t>
      </w:r>
      <w:hyperlink r:id="rId10" w:history="1">
        <w:r>
          <w:rPr>
            <w:rStyle w:val="af6"/>
            <w:rFonts w:ascii="Times New Roman" w:hAnsi="Times New Roman"/>
          </w:rPr>
          <w:t>https://kontikimaps.ru/hoith</w:t>
        </w:r>
      </w:hyperlink>
      <w:r>
        <w:rPr>
          <w:rFonts w:ascii="Times New Roman" w:hAnsi="Times New Roman"/>
        </w:rPr>
        <w:t xml:space="preserve">; date of access: 02.03.2026), OpenStreetMap project (https://www.openstreetmap.org; </w:t>
      </w:r>
      <w:del w:id="1124" w:author="А.А. Шевцов" w:date="2026-10-17T12:00:00Z">
        <w:r>
          <w:rPr>
            <w:rFonts w:ascii="Times New Roman" w:hAnsi="Times New Roman"/>
          </w:rPr>
          <w:delText xml:space="preserve">access date:</w:delText>
        </w:r>
      </w:del>
      <w:ins w:id="1125" w:author="А.А. Шевцов" w:date="2026-10-17T12:00:00Z">
        <w:r>
          <w:rPr>
            <w:rFonts w:ascii="Times New Roman" w:hAnsi="Times New Roman"/>
          </w:rPr>
          <w:t xml:space="preserve">date of access:</w:t>
        </w:r>
      </w:ins>
      <w:r>
        <w:rPr>
          <w:rFonts w:ascii="Times New Roman" w:hAnsi="Times New Roman"/>
        </w:rPr>
        <w:t xml:space="preserve"> 02.03.2026), Landsat satellite images (</w:t>
      </w:r>
      <w:hyperlink r:id="rId11" w:history="1">
        <w:r>
          <w:rPr>
            <w:rStyle w:val="af6"/>
            <w:rFonts w:ascii="Times New Roman" w:hAnsi="Times New Roman"/>
          </w:rPr>
          <w:t xml:space="preserve">https://</w:t>
        </w:r>
        <w:del w:id="1022" w:author="А.А. Шевцов" w:date="2026-10-17T12:00:00Z">
          <w:r>
            <w:rPr>
              <w:rStyle w:val="af6"/>
              <w:rFonts w:ascii="Times New Roman" w:hAnsi="Times New Roman"/>
            </w:rPr>
            <w:delText xml:space="preserve">earthexplorernasa.gov</w:delText>
          </w:r>
        </w:del>
        <w:ins w:id="1023" w:author="А.А. Шевцов" w:date="2026-10-17T12:00:00Z">
          <w:r>
            <w:rPr>
              <w:rStyle w:val="af6"/>
              <w:rFonts w:ascii="Times New Roman" w:hAnsi="Times New Roman"/>
            </w:rPr>
            <w:t xml:space="preserve">earthexplorer.usgs.gov</w:t>
          </w:r>
        </w:ins>
        <w:r>
          <w:rPr>
            <w:rStyle w:val="af6"/>
            <w:rFonts w:ascii="Times New Roman" w:hAnsi="Times New Roman"/>
          </w:rPr>
          <w:t xml:space="preserve">/</w:t>
        </w:r>
      </w:hyperlink>
      <w:r>
        <w:rPr>
          <w:rFonts w:ascii="Times New Roman" w:hAnsi="Times New Roman"/>
        </w:rPr>
        <w:t>; date of access: 02.03.2026).</w:t>
      </w:r>
    </w:p>
    <w:p w14:paraId="368EEBB2" w14:textId="77777777" w:rsidR="00B5188C" w:rsidRDefault="00B5188C" w:rsidP="00B5188C">
      <w:pPr>
        <w:spacing w:after="0" w:line="240" w:lineRule="auto"/>
        <w:ind w:firstLine="709"/>
        <w:jc w:val="both"/>
        <w:rPr>
          <w:rFonts w:ascii="Times New Roman" w:hAnsi="Times New Roman" w:cs="Times New Roman"/>
          <w:bCs/>
          <w:sz w:val="24"/>
        </w:rPr>
      </w:pPr>
    </w:p>
    <w:p w14:paraId="5FD7099E" w14:textId="77777777" w:rsidR="00B5188C" w:rsidRDefault="00B5188C" w:rsidP="00B5188C">
      <w:pPr>
        <w:spacing w:after="0" w:line="240" w:lineRule="auto"/>
        <w:ind w:firstLine="567"/>
        <w:jc w:val="both"/>
        <w:rPr>
          <w:rFonts w:ascii="Times New Roman" w:hAnsi="Times New Roman" w:cs="Times New Roman"/>
          <w:bCs/>
          <w:sz w:val="24"/>
        </w:rPr>
      </w:pPr>
    </w:p>
    <w:p w14:paraId="5798DC0C" w14:textId="77777777" w:rsidR="00B5188C" w:rsidRDefault="00B5188C" w:rsidP="00B5188C">
      <w:pPr>
        <w:spacing w:after="0" w:line="240" w:lineRule="auto"/>
        <w:jc w:val="center"/>
        <w:rPr>
          <w:rFonts w:ascii="Times New Roman" w:hAnsi="Times New Roman" w:cs="Times New Roman"/>
          <w:bCs/>
          <w:sz w:val="24"/>
        </w:rPr>
      </w:pPr>
      <w:r>
        <w:rPr>
          <w:rFonts w:ascii="Times New Roman" w:hAnsi="Times New Roman"/>
          <w:b/>
          <w:sz w:val="24"/>
        </w:rPr>
        <w:t>Table 2.</w:t>
      </w:r>
      <w:r>
        <w:rPr>
          <w:rFonts w:ascii="Times New Roman" w:hAnsi="Times New Roman"/>
          <w:bCs/>
          <w:sz w:val="24"/>
        </w:rPr>
        <w:t xml:space="preserve"> Characteristics of development morphotypes of the territory, 2025</w:t>
      </w:r>
    </w:p>
    <w:p w14:paraId="1E3E968C" w14:textId="77777777" w:rsidR="00B5188C" w:rsidRPr="00CD2597" w:rsidRDefault="00B5188C" w:rsidP="00B5188C">
      <w:pPr>
        <w:spacing w:after="0" w:line="240" w:lineRule="auto"/>
        <w:jc w:val="center"/>
        <w:rPr>
          <w:rFonts w:ascii="Times New Roman" w:hAnsi="Times New Roman" w:cs="Times New Roman"/>
          <w:b/>
          <w:sz w:val="12"/>
          <w:szCs w:val="12"/>
        </w:rPr>
      </w:pPr>
    </w:p>
    <w:tbl>
      <w:tblPr>
        <w:tblStyle w:val="af5"/>
        <w:tblW w:w="9634" w:type="dxa"/>
        <w:jc w:val="center"/>
        <w:tblLayout w:type="fixed"/>
        <w:tblLook w:val="04A0" w:firstRow="1" w:lastRow="0" w:firstColumn="1" w:lastColumn="0" w:noHBand="0" w:noVBand="1"/>
      </w:tblPr>
      <w:tblGrid>
        <w:gridCol w:w="2016"/>
        <w:gridCol w:w="1336"/>
        <w:gridCol w:w="1179"/>
        <w:gridCol w:w="1386"/>
        <w:gridCol w:w="1561"/>
        <w:gridCol w:w="2156"/>
      </w:tblGrid>
      <w:tr w:rsidR="00B5188C" w:rsidRPr="00856729" w14:paraId="58838005" w14:textId="77777777" w:rsidTr="004A6421">
        <w:trPr>
          <w:jc w:val="center"/>
        </w:trPr>
        <w:tc>
          <w:tcPr>
            <w:tcW w:w="2016" w:type="dxa"/>
            <w:vAlign w:val="center"/>
          </w:tcPr>
          <w:p w14:paraId="622238B2"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Type of development of the territory</w:t>
            </w:r>
          </w:p>
        </w:tc>
        <w:tc>
          <w:tcPr>
            <w:tcW w:w="1336" w:type="dxa"/>
            <w:vAlign w:val="center"/>
          </w:tcPr>
          <w:p w14:paraId="55E5FB93"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Share in area of growth</w:t>
            </w:r>
          </w:p>
        </w:tc>
        <w:tc>
          <w:tcPr>
            <w:tcW w:w="1179" w:type="dxa"/>
            <w:vAlign w:val="center"/>
          </w:tcPr>
          <w:p w14:paraId="72F11A5B"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Average building area, m</w:t>
            </w:r>
            <w:r>
              <w:rPr>
                <w:rFonts w:ascii="Times New Roman" w:hAnsi="Times New Roman"/>
                <w:sz w:val="21"/>
                <w:szCs w:val="21"/>
                <w:vertAlign w:val="superscript"/>
              </w:rPr>
              <w:t>2</w:t>
            </w:r>
          </w:p>
        </w:tc>
        <w:tc>
          <w:tcPr>
            <w:tcW w:w="1386" w:type="dxa"/>
            <w:vAlign w:val="center"/>
          </w:tcPr>
          <w:p w14:paraId="268CFABD"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Average compactness index, m</w:t>
            </w:r>
            <w:r>
              <w:rPr>
                <w:rFonts w:ascii="Times New Roman" w:hAnsi="Times New Roman"/>
                <w:sz w:val="21"/>
                <w:szCs w:val="21"/>
                <w:vertAlign w:val="superscript"/>
              </w:rPr>
              <w:t>2</w:t>
            </w:r>
            <w:r>
              <w:rPr>
                <w:rFonts w:ascii="Times New Roman" w:hAnsi="Times New Roman"/>
                <w:sz w:val="21"/>
                <w:szCs w:val="21"/>
              </w:rPr>
              <w:t>/ha</w:t>
            </w:r>
          </w:p>
        </w:tc>
        <w:tc>
          <w:tcPr>
            <w:tcW w:w="1561" w:type="dxa"/>
          </w:tcPr>
          <w:p w14:paraId="097BEADF"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Average specific cost of land, RUB/m²</w:t>
            </w:r>
          </w:p>
        </w:tc>
        <w:tc>
          <w:tcPr>
            <w:tcW w:w="2156" w:type="dxa"/>
            <w:vAlign w:val="center"/>
          </w:tcPr>
          <w:p w14:paraId="71EE280D"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Economic profile</w:t>
            </w:r>
          </w:p>
        </w:tc>
      </w:tr>
      <w:tr w:rsidR="00B5188C" w:rsidRPr="00856729" w14:paraId="066714C7" w14:textId="77777777" w:rsidTr="004A6421">
        <w:trPr>
          <w:jc w:val="center"/>
        </w:trPr>
        <w:tc>
          <w:tcPr>
            <w:tcW w:w="2016" w:type="dxa"/>
          </w:tcPr>
          <w:p w14:paraId="47D31F0D"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Large-scale retail facilities</w:t>
            </w:r>
          </w:p>
        </w:tc>
        <w:tc>
          <w:tcPr>
            <w:tcW w:w="1336" w:type="dxa"/>
          </w:tcPr>
          <w:p w14:paraId="095B0A65"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&lt; 1%</w:t>
            </w:r>
          </w:p>
        </w:tc>
        <w:tc>
          <w:tcPr>
            <w:tcW w:w="1179" w:type="dxa"/>
          </w:tcPr>
          <w:p w14:paraId="04AA81E9"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6,580</w:t>
            </w:r>
          </w:p>
        </w:tc>
        <w:tc>
          <w:tcPr>
            <w:tcW w:w="1386" w:type="dxa"/>
          </w:tcPr>
          <w:p w14:paraId="1C468A7C" w14:textId="77777777" w:rsidR="00B5188C" w:rsidRPr="00CD2597" w:rsidRDefault="00B5188C" w:rsidP="004A6421">
            <w:pPr>
              <w:jc w:val="center"/>
              <w:rPr>
                <w:rFonts w:ascii="Times New Roman" w:hAnsi="Times New Roman" w:cs="Times New Roman"/>
                <w:sz w:val="21"/>
                <w:szCs w:val="21"/>
              </w:rPr>
            </w:pPr>
            <w:del w:id="1106" w:author="А.А. Шевцов" w:date="2026-10-17T12:00:00Z">
              <w:r>
                <w:rPr>
                  <w:rFonts w:ascii="Times New Roman" w:hAnsi="Times New Roman"/>
                  <w:sz w:val="21"/>
                  <w:szCs w:val="21"/>
                </w:rPr>
                <w:delText xml:space="preserve">2 </w:delText>
              </w:r>
            </w:del>
            <w:ins w:id="1107" w:author="А.А. Шевцов" w:date="2026-10-17T12:00:00Z">
              <w:r>
                <w:rPr>
                  <w:rFonts w:ascii="Times New Roman" w:hAnsi="Times New Roman"/>
                  <w:sz w:val="21"/>
                  <w:szCs w:val="21"/>
                </w:rPr>
                <w:t xml:space="preserve">2,</w:t>
              </w:r>
            </w:ins>
            <w:r>
              <w:rPr>
                <w:rFonts w:ascii="Times New Roman" w:hAnsi="Times New Roman"/>
                <w:sz w:val="21"/>
                <w:szCs w:val="21"/>
              </w:rPr>
              <w:t xml:space="preserve">100</w:t>
            </w:r>
          </w:p>
        </w:tc>
        <w:tc>
          <w:tcPr>
            <w:tcW w:w="1561" w:type="dxa"/>
          </w:tcPr>
          <w:p w14:paraId="593B6B6C"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1,619</w:t>
            </w:r>
          </w:p>
        </w:tc>
        <w:tc>
          <w:tcPr>
            <w:tcW w:w="2156" w:type="dxa"/>
          </w:tcPr>
          <w:p w14:paraId="5794E6CC"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High consumer activity / average concentration of fixed assets</w:t>
            </w:r>
          </w:p>
        </w:tc>
      </w:tr>
      <w:tr w:rsidR="00B5188C" w:rsidRPr="00856729" w14:paraId="7236E7B3" w14:textId="77777777" w:rsidTr="004A6421">
        <w:trPr>
          <w:jc w:val="center"/>
        </w:trPr>
        <w:tc>
          <w:tcPr>
            <w:tcW w:w="2016" w:type="dxa"/>
          </w:tcPr>
          <w:p w14:paraId="3B94C2A7"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Industrial and logistics zones</w:t>
            </w:r>
          </w:p>
        </w:tc>
        <w:tc>
          <w:tcPr>
            <w:tcW w:w="1336" w:type="dxa"/>
          </w:tcPr>
          <w:p w14:paraId="54FC4886"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6%</w:t>
            </w:r>
          </w:p>
        </w:tc>
        <w:tc>
          <w:tcPr>
            <w:tcW w:w="1179" w:type="dxa"/>
          </w:tcPr>
          <w:p w14:paraId="6D771DEF"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1,500</w:t>
            </w:r>
          </w:p>
        </w:tc>
        <w:tc>
          <w:tcPr>
            <w:tcW w:w="1386" w:type="dxa"/>
          </w:tcPr>
          <w:p w14:paraId="0DC45130"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300–500</w:t>
            </w:r>
          </w:p>
        </w:tc>
        <w:tc>
          <w:tcPr>
            <w:tcW w:w="1561" w:type="dxa"/>
          </w:tcPr>
          <w:p w14:paraId="3F6B5F8D"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986</w:t>
            </w:r>
          </w:p>
        </w:tc>
        <w:tc>
          <w:tcPr>
            <w:tcW w:w="2156" w:type="dxa"/>
          </w:tcPr>
          <w:p w14:paraId="153D7825"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Lack of consumer activity / high concentration of fixed assets</w:t>
            </w:r>
          </w:p>
        </w:tc>
      </w:tr>
      <w:tr w:rsidR="00B5188C" w:rsidRPr="00856729" w14:paraId="70A81283" w14:textId="77777777" w:rsidTr="004A6421">
        <w:trPr>
          <w:jc w:val="center"/>
        </w:trPr>
        <w:tc>
          <w:tcPr>
            <w:tcW w:w="2016" w:type="dxa"/>
          </w:tcPr>
          <w:p w14:paraId="3F63AA13" w14:textId="77777777" w:rsidR="00B5188C" w:rsidRPr="00CD2597" w:rsidRDefault="00B5188C" w:rsidP="004A6421">
            <w:pPr>
              <w:rPr>
                <w:rFonts w:ascii="Times New Roman" w:hAnsi="Times New Roman" w:cs="Times New Roman"/>
                <w:sz w:val="21"/>
                <w:szCs w:val="21"/>
              </w:rPr>
            </w:pPr>
            <w:del w:id="1108" w:author="А.А. Шевцов" w:date="2026-10-17T12:00:00Z">
              <w:r>
                <w:rPr>
                  <w:rFonts w:ascii="Times New Roman" w:hAnsi="Times New Roman"/>
                  <w:sz w:val="21"/>
                  <w:szCs w:val="21"/>
                </w:rPr>
                <w:delText xml:space="preserve">Multi-storey building</w:delText>
              </w:r>
            </w:del>
            <w:ins w:id="1109" w:author="А.А. Шевцов" w:date="2026-10-17T12:00:00Z">
              <w:r>
                <w:rPr>
                  <w:rFonts w:ascii="Times New Roman" w:hAnsi="Times New Roman"/>
                  <w:sz w:val="21"/>
                  <w:szCs w:val="21"/>
                </w:rPr>
                <w:t xml:space="preserve">Multistory development</w:t>
              </w:r>
            </w:ins>
          </w:p>
        </w:tc>
        <w:tc>
          <w:tcPr>
            <w:tcW w:w="1336" w:type="dxa"/>
          </w:tcPr>
          <w:p w14:paraId="6D80720B"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14%</w:t>
            </w:r>
          </w:p>
        </w:tc>
        <w:tc>
          <w:tcPr>
            <w:tcW w:w="1179" w:type="dxa"/>
          </w:tcPr>
          <w:p w14:paraId="73A3F359"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800–2,000</w:t>
            </w:r>
          </w:p>
        </w:tc>
        <w:tc>
          <w:tcPr>
            <w:tcW w:w="1386" w:type="dxa"/>
          </w:tcPr>
          <w:p w14:paraId="73BB9823"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750–1,000</w:t>
            </w:r>
          </w:p>
        </w:tc>
        <w:tc>
          <w:tcPr>
            <w:tcW w:w="1561" w:type="dxa"/>
          </w:tcPr>
          <w:p w14:paraId="7EC86BD3"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1,638</w:t>
            </w:r>
          </w:p>
        </w:tc>
        <w:tc>
          <w:tcPr>
            <w:tcW w:w="2156" w:type="dxa"/>
          </w:tcPr>
          <w:p w14:paraId="69DD7A42"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Medium or low consumer activity / minimal concentration of fixed assets</w:t>
            </w:r>
          </w:p>
        </w:tc>
      </w:tr>
      <w:tr w:rsidR="00B5188C" w:rsidRPr="00856729" w14:paraId="7BBF86D5" w14:textId="77777777" w:rsidTr="004A6421">
        <w:trPr>
          <w:jc w:val="center"/>
        </w:trPr>
        <w:tc>
          <w:tcPr>
            <w:tcW w:w="2016" w:type="dxa"/>
          </w:tcPr>
          <w:p w14:paraId="7ADB11F0"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Low-rise development</w:t>
            </w:r>
          </w:p>
        </w:tc>
        <w:tc>
          <w:tcPr>
            <w:tcW w:w="1336" w:type="dxa"/>
          </w:tcPr>
          <w:p w14:paraId="414C292F"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79%</w:t>
            </w:r>
          </w:p>
        </w:tc>
        <w:tc>
          <w:tcPr>
            <w:tcW w:w="1179" w:type="dxa"/>
          </w:tcPr>
          <w:p w14:paraId="21D4D9CD"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140–180</w:t>
            </w:r>
          </w:p>
        </w:tc>
        <w:tc>
          <w:tcPr>
            <w:tcW w:w="1386" w:type="dxa"/>
          </w:tcPr>
          <w:p w14:paraId="7DB44C42"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140–300</w:t>
            </w:r>
          </w:p>
        </w:tc>
        <w:tc>
          <w:tcPr>
            <w:tcW w:w="1561" w:type="dxa"/>
          </w:tcPr>
          <w:p w14:paraId="08DE886D" w14:textId="77777777" w:rsidR="00B5188C" w:rsidRPr="00CD2597" w:rsidRDefault="00B5188C" w:rsidP="004A6421">
            <w:pPr>
              <w:jc w:val="center"/>
              <w:rPr>
                <w:rFonts w:ascii="Times New Roman" w:hAnsi="Times New Roman" w:cs="Times New Roman"/>
                <w:sz w:val="21"/>
                <w:szCs w:val="21"/>
              </w:rPr>
            </w:pPr>
            <w:r>
              <w:rPr>
                <w:rFonts w:ascii="Times New Roman" w:hAnsi="Times New Roman"/>
                <w:sz w:val="21"/>
                <w:szCs w:val="21"/>
              </w:rPr>
              <w:t>495</w:t>
            </w:r>
          </w:p>
        </w:tc>
        <w:tc>
          <w:tcPr>
            <w:tcW w:w="2156" w:type="dxa"/>
          </w:tcPr>
          <w:p w14:paraId="5C24683B" w14:textId="77777777" w:rsidR="00B5188C" w:rsidRPr="00CD2597" w:rsidRDefault="00B5188C" w:rsidP="004A6421">
            <w:pPr>
              <w:rPr>
                <w:rFonts w:ascii="Times New Roman" w:hAnsi="Times New Roman" w:cs="Times New Roman"/>
                <w:sz w:val="21"/>
                <w:szCs w:val="21"/>
              </w:rPr>
            </w:pPr>
            <w:r>
              <w:rPr>
                <w:rFonts w:ascii="Times New Roman" w:hAnsi="Times New Roman"/>
                <w:sz w:val="21"/>
                <w:szCs w:val="21"/>
              </w:rPr>
              <w:t xml:space="preserve">Lack of consumer activity / minimal </w:t>
            </w:r>
            <w:r>
              <w:rPr>
                <w:rFonts w:ascii="Times New Roman" w:hAnsi="Times New Roman"/>
                <w:sz w:val="21"/>
                <w:szCs w:val="21"/>
              </w:rPr>
              <w:lastRenderedPageBreak/>
              <w:t>concentration of fixed assets</w:t>
            </w:r>
          </w:p>
        </w:tc>
      </w:tr>
    </w:tbl>
    <w:p w14:paraId="7DA48CB1" w14:textId="77777777" w:rsidR="00B5188C" w:rsidRPr="00CD2597" w:rsidRDefault="00B5188C" w:rsidP="00B5188C">
      <w:pPr>
        <w:spacing w:after="0" w:line="240" w:lineRule="auto"/>
        <w:ind w:firstLine="567"/>
        <w:jc w:val="both"/>
        <w:rPr>
          <w:rFonts w:ascii="Times New Roman" w:hAnsi="Times New Roman" w:cs="Times New Roman"/>
          <w:bCs/>
        </w:rPr>
      </w:pPr>
      <w:r>
        <w:rPr>
          <w:rFonts w:ascii="Times New Roman" w:hAnsi="Times New Roman"/>
          <w:bCs/>
          <w:i/>
          <w:iCs/>
        </w:rPr>
        <w:lastRenderedPageBreak/>
        <w:t>Compiled by</w:t>
      </w:r>
      <w:r>
        <w:rPr>
          <w:rFonts w:ascii="Times New Roman" w:hAnsi="Times New Roman"/>
          <w:bCs/>
        </w:rPr>
        <w:t xml:space="preserve"> the </w:t>
      </w:r>
      <w:del w:id="1114" w:author="А.А. Шевцов" w:date="2026-10-17T12:00:00Z">
        <w:r>
          <w:rPr>
            <w:rFonts w:ascii="Times New Roman" w:hAnsi="Times New Roman"/>
            <w:bCs/>
          </w:rPr>
          <w:delText xml:space="preserve">author's calculations based on:</w:delText>
        </w:r>
      </w:del>
      <w:ins w:id="1115" w:author="А.А. Шевцов" w:date="2026-10-17T12:00:00Z">
        <w:r>
          <w:rPr>
            <w:rFonts w:ascii="Times New Roman" w:hAnsi="Times New Roman"/>
            <w:bCs/>
          </w:rPr>
          <w:t xml:space="preserve">author based on own calculations using:</w:t>
        </w:r>
      </w:ins>
      <w:r>
        <w:rPr>
          <w:rFonts w:ascii="Times New Roman" w:hAnsi="Times New Roman"/>
          <w:bCs/>
        </w:rPr>
        <w:t xml:space="preserve"> </w:t>
      </w:r>
      <w:r>
        <w:rPr>
          <w:rFonts w:ascii="Times New Roman" w:hAnsi="Times New Roman"/>
        </w:rPr>
        <w:t>Unified State Register of Real Estate (Rosreestr) (</w:t>
      </w:r>
      <w:hyperlink r:id="rId12" w:history="1">
        <w:r>
          <w:rPr>
            <w:rStyle w:val="af6"/>
            <w:rFonts w:ascii="Times New Roman" w:hAnsi="Times New Roman"/>
          </w:rPr>
          <w:t>https://nspd.gov.ru</w:t>
        </w:r>
      </w:hyperlink>
      <w:r>
        <w:rPr>
          <w:rFonts w:ascii="Times New Roman" w:hAnsi="Times New Roman"/>
        </w:rPr>
        <w:t xml:space="preserve">; date of access: </w:t>
      </w:r>
      <w:del w:id="1120" w:author="А.А. Шевцов" w:date="2026-10-17T12:00:00Z">
        <w:r>
          <w:rPr>
            <w:rFonts w:ascii="Times New Roman" w:hAnsi="Times New Roman"/>
          </w:rPr>
          <w:delText xml:space="preserve">03/02/2026</w:delText>
        </w:r>
      </w:del>
      <w:ins w:id="1121" w:author="А.А. Шевцов" w:date="2026-10-17T12:00:00Z">
        <w:r>
          <w:rPr>
            <w:rFonts w:ascii="Times New Roman" w:hAnsi="Times New Roman"/>
          </w:rPr>
          <w:t xml:space="preserve">02.03.2026</w:t>
        </w:r>
      </w:ins>
      <w:r>
        <w:rPr>
          <w:rFonts w:ascii="Times New Roman" w:hAnsi="Times New Roman"/>
        </w:rPr>
        <w:t xml:space="preserve">), project “How old is this house” (</w:t>
      </w:r>
      <w:hyperlink r:id="rId13" w:history="1">
        <w:r>
          <w:rPr>
            <w:rStyle w:val="af6"/>
            <w:rFonts w:ascii="Times New Roman" w:hAnsi="Times New Roman"/>
          </w:rPr>
          <w:t>https://kontikimaps.ru/hoith</w:t>
        </w:r>
      </w:hyperlink>
      <w:r>
        <w:rPr>
          <w:rFonts w:ascii="Times New Roman" w:hAnsi="Times New Roman"/>
        </w:rPr>
        <w:t xml:space="preserve">; date of access: 02.03.2026), OpenStreetMap project (https://www.openstreetmap.org; </w:t>
      </w:r>
      <w:del w:id="1126" w:author="А.А. Шевцов" w:date="2026-10-17T12:00:00Z">
        <w:r>
          <w:rPr>
            <w:rFonts w:ascii="Times New Roman" w:hAnsi="Times New Roman"/>
          </w:rPr>
          <w:delText xml:space="preserve">access date:</w:delText>
        </w:r>
      </w:del>
      <w:ins w:id="1127" w:author="А.А. Шевцов" w:date="2026-10-17T12:00:00Z">
        <w:r>
          <w:rPr>
            <w:rFonts w:ascii="Times New Roman" w:hAnsi="Times New Roman"/>
          </w:rPr>
          <w:t xml:space="preserve">date of access:</w:t>
        </w:r>
      </w:ins>
      <w:r>
        <w:rPr>
          <w:rFonts w:ascii="Times New Roman" w:hAnsi="Times New Roman"/>
        </w:rPr>
        <w:t xml:space="preserve"> 02.03.2026), Landsat satellite images (</w:t>
      </w:r>
      <w:hyperlink r:id="rId14" w:history="1">
        <w:r>
          <w:rPr>
            <w:rStyle w:val="af6"/>
            <w:rFonts w:ascii="Times New Roman" w:hAnsi="Times New Roman"/>
          </w:rPr>
          <w:t xml:space="preserve">https://</w:t>
        </w:r>
        <w:del w:id="1024" w:author="А.А. Шевцов" w:date="2026-10-17T12:00:00Z">
          <w:r>
            <w:rPr>
              <w:rStyle w:val="af6"/>
              <w:rFonts w:ascii="Times New Roman" w:hAnsi="Times New Roman"/>
            </w:rPr>
            <w:delText xml:space="preserve">earthexplorernasa.gov</w:delText>
          </w:r>
        </w:del>
        <w:ins w:id="1025" w:author="А.А. Шевцов" w:date="2026-10-17T12:00:00Z">
          <w:r>
            <w:rPr>
              <w:rStyle w:val="af6"/>
              <w:rFonts w:ascii="Times New Roman" w:hAnsi="Times New Roman"/>
            </w:rPr>
            <w:t xml:space="preserve">earthexplorer.usgs.gov</w:t>
          </w:r>
        </w:ins>
        <w:r>
          <w:rPr>
            <w:rStyle w:val="af6"/>
            <w:rFonts w:ascii="Times New Roman" w:hAnsi="Times New Roman"/>
          </w:rPr>
          <w:t xml:space="preserve">/</w:t>
        </w:r>
      </w:hyperlink>
      <w:r>
        <w:rPr>
          <w:rFonts w:ascii="Times New Roman" w:hAnsi="Times New Roman"/>
        </w:rPr>
        <w:t xml:space="preserve">; date of access: 02.03.2026), the </w:t>
      </w:r>
      <w:del w:id="1005" w:author="А.А. Шевцов" w:date="2026-10-17T12:00:00Z">
        <w:r>
          <w:rPr>
            <w:rFonts w:ascii="Times New Roman" w:hAnsi="Times New Roman"/>
          </w:rPr>
          <w:delText xml:space="preserve">Geocheque</w:delText>
        </w:r>
      </w:del>
      <w:ins w:id="1006" w:author="А.А. Шевцов" w:date="2026-10-17T12:00:00Z">
        <w:r>
          <w:rPr>
            <w:rFonts w:ascii="Times New Roman" w:hAnsi="Times New Roman"/>
          </w:rPr>
          <w:t xml:space="preserve">Geochecki</w:t>
        </w:r>
      </w:ins>
      <w:r>
        <w:rPr>
          <w:rFonts w:ascii="Times New Roman" w:hAnsi="Times New Roman"/>
        </w:rPr>
        <w:t xml:space="preserve"> service of the Federal Tax Service of Russia (FTS) (</w:t>
      </w:r>
      <w:hyperlink r:id="rId15" w:history="1">
        <w:r>
          <w:rPr>
            <w:rStyle w:val="af6"/>
            <w:rFonts w:ascii="Times New Roman" w:hAnsi="Times New Roman"/>
          </w:rPr>
          <w:t>https://geochecki-vpd.nalog.gov.ru/geochecks</w:t>
        </w:r>
      </w:hyperlink>
      <w:r>
        <w:rPr>
          <w:rFonts w:ascii="Times New Roman" w:hAnsi="Times New Roman"/>
        </w:rPr>
        <w:t>; date of access: 02.03.2026).</w:t>
      </w:r>
      <w:r>
        <w:rPr>
          <w:rFonts w:ascii="Times New Roman" w:hAnsi="Times New Roman"/>
          <w:bCs/>
        </w:rPr>
        <w:t xml:space="preserve"> </w:t>
      </w:r>
    </w:p>
    <w:p w14:paraId="2CB6511F" w14:textId="77777777" w:rsidR="00B5188C" w:rsidRPr="00F332B9" w:rsidRDefault="00B5188C" w:rsidP="00B5188C">
      <w:pPr>
        <w:spacing w:after="0" w:line="240" w:lineRule="auto"/>
        <w:ind w:firstLine="709"/>
        <w:jc w:val="both"/>
        <w:rPr>
          <w:rFonts w:ascii="Times New Roman" w:hAnsi="Times New Roman" w:cs="Times New Roman"/>
          <w:bCs/>
          <w:sz w:val="24"/>
          <w:highlight w:val="yellow"/>
        </w:rPr>
      </w:pPr>
    </w:p>
    <w:p w14:paraId="3B6EC388" w14:textId="77777777" w:rsidR="00B5188C" w:rsidRDefault="00B5188C" w:rsidP="00B5188C">
      <w:pPr>
        <w:spacing w:after="0" w:line="240" w:lineRule="auto"/>
        <w:ind w:firstLine="567"/>
        <w:jc w:val="both"/>
        <w:rPr>
          <w:rFonts w:ascii="Times New Roman" w:hAnsi="Times New Roman" w:cs="Times New Roman"/>
          <w:sz w:val="24"/>
        </w:rPr>
      </w:pPr>
    </w:p>
    <w:p w14:paraId="23500177" w14:textId="77777777" w:rsidR="00B5188C" w:rsidRDefault="00B5188C" w:rsidP="00B5188C">
      <w:pPr>
        <w:spacing w:after="0" w:line="240" w:lineRule="auto"/>
        <w:jc w:val="center"/>
        <w:rPr>
          <w:rFonts w:ascii="Times New Roman" w:hAnsi="Times New Roman" w:cs="Times New Roman"/>
          <w:bCs/>
          <w:sz w:val="24"/>
        </w:rPr>
      </w:pPr>
      <w:r>
        <w:rPr>
          <w:rFonts w:ascii="Times New Roman" w:hAnsi="Times New Roman"/>
          <w:b/>
          <w:sz w:val="24"/>
        </w:rPr>
        <w:t xml:space="preserve">Table 3. </w:t>
      </w:r>
      <w:r>
        <w:rPr>
          <w:rFonts w:ascii="Times New Roman" w:hAnsi="Times New Roman"/>
          <w:bCs/>
          <w:sz w:val="24"/>
        </w:rPr>
        <w:t>Characteristics of the periods of growth of the Voronezh territory in 1992–2025.</w:t>
      </w:r>
    </w:p>
    <w:p w14:paraId="4F54E987" w14:textId="77777777" w:rsidR="00B5188C" w:rsidRPr="00B246D4" w:rsidRDefault="00B5188C" w:rsidP="00B5188C">
      <w:pPr>
        <w:spacing w:after="0" w:line="240" w:lineRule="auto"/>
        <w:ind w:firstLine="567"/>
        <w:jc w:val="center"/>
        <w:rPr>
          <w:rFonts w:ascii="Times New Roman" w:hAnsi="Times New Roman" w:cs="Times New Roman"/>
          <w:b/>
          <w:sz w:val="12"/>
          <w:szCs w:val="12"/>
        </w:rPr>
      </w:pPr>
    </w:p>
    <w:tbl>
      <w:tblPr>
        <w:tblStyle w:val="af5"/>
        <w:tblW w:w="9634" w:type="dxa"/>
        <w:jc w:val="center"/>
        <w:tblLook w:val="04A0" w:firstRow="1" w:lastRow="0" w:firstColumn="1" w:lastColumn="0" w:noHBand="0" w:noVBand="1"/>
      </w:tblPr>
      <w:tblGrid>
        <w:gridCol w:w="1696"/>
        <w:gridCol w:w="2127"/>
        <w:gridCol w:w="1090"/>
        <w:gridCol w:w="1814"/>
        <w:gridCol w:w="1308"/>
        <w:gridCol w:w="1599"/>
      </w:tblGrid>
      <w:tr w:rsidR="00B5188C" w:rsidRPr="00B97124" w14:paraId="5A695355" w14:textId="77777777" w:rsidTr="004A6421">
        <w:trPr>
          <w:jc w:val="center"/>
        </w:trPr>
        <w:tc>
          <w:tcPr>
            <w:tcW w:w="1696" w:type="dxa"/>
            <w:vAlign w:val="center"/>
          </w:tcPr>
          <w:p w14:paraId="078FBBD5" w14:textId="77777777" w:rsidR="00B5188C" w:rsidRPr="00B97124" w:rsidRDefault="00B5188C" w:rsidP="004A6421">
            <w:pPr>
              <w:jc w:val="center"/>
              <w:rPr>
                <w:rFonts w:ascii="Times New Roman" w:hAnsi="Times New Roman" w:cs="Times New Roman"/>
                <w:bCs/>
              </w:rPr>
            </w:pPr>
            <w:r>
              <w:rPr>
                <w:rFonts w:ascii="Times New Roman" w:hAnsi="Times New Roman"/>
                <w:bCs/>
              </w:rPr>
              <w:t>Period</w:t>
            </w:r>
          </w:p>
        </w:tc>
        <w:tc>
          <w:tcPr>
            <w:tcW w:w="2127" w:type="dxa"/>
            <w:vAlign w:val="center"/>
          </w:tcPr>
          <w:p w14:paraId="3025A16A" w14:textId="77777777" w:rsidR="00B5188C" w:rsidRPr="00B97124" w:rsidRDefault="00B5188C" w:rsidP="004A6421">
            <w:pPr>
              <w:jc w:val="center"/>
              <w:rPr>
                <w:rFonts w:ascii="Times New Roman" w:hAnsi="Times New Roman" w:cs="Times New Roman"/>
                <w:bCs/>
              </w:rPr>
            </w:pPr>
            <w:r>
              <w:rPr>
                <w:rFonts w:ascii="Times New Roman" w:hAnsi="Times New Roman"/>
                <w:bCs/>
              </w:rPr>
              <w:t>Average annual absolute growth of built-up areas, ha/year</w:t>
            </w:r>
          </w:p>
        </w:tc>
        <w:tc>
          <w:tcPr>
            <w:tcW w:w="1090" w:type="dxa"/>
            <w:vAlign w:val="center"/>
          </w:tcPr>
          <w:p w14:paraId="2EAE1A7A" w14:textId="77777777" w:rsidR="00B5188C" w:rsidRPr="00B97124" w:rsidRDefault="00B5188C" w:rsidP="004A6421">
            <w:pPr>
              <w:jc w:val="center"/>
              <w:rPr>
                <w:rFonts w:ascii="Times New Roman" w:hAnsi="Times New Roman" w:cs="Times New Roman"/>
                <w:bCs/>
              </w:rPr>
            </w:pPr>
            <w:r>
              <w:rPr>
                <w:rFonts w:ascii="Times New Roman" w:hAnsi="Times New Roman"/>
                <w:bCs/>
              </w:rPr>
              <w:t>Growth rate, % per year</w:t>
            </w:r>
          </w:p>
        </w:tc>
        <w:tc>
          <w:tcPr>
            <w:tcW w:w="1814" w:type="dxa"/>
            <w:vAlign w:val="center"/>
          </w:tcPr>
          <w:p w14:paraId="683A9249" w14:textId="77777777" w:rsidR="00B5188C" w:rsidRPr="00B97124" w:rsidRDefault="00B5188C" w:rsidP="004A6421">
            <w:pPr>
              <w:jc w:val="center"/>
              <w:rPr>
                <w:rFonts w:ascii="Times New Roman" w:hAnsi="Times New Roman" w:cs="Times New Roman"/>
                <w:bCs/>
              </w:rPr>
            </w:pPr>
            <w:r>
              <w:rPr>
                <w:rFonts w:ascii="Times New Roman" w:hAnsi="Times New Roman"/>
                <w:bCs/>
              </w:rPr>
              <w:t>Density of consumer activity, relative units/ha</w:t>
            </w:r>
          </w:p>
        </w:tc>
        <w:tc>
          <w:tcPr>
            <w:tcW w:w="1308" w:type="dxa"/>
            <w:vAlign w:val="center"/>
          </w:tcPr>
          <w:p w14:paraId="2A0ADDCD" w14:textId="77777777" w:rsidR="00B5188C" w:rsidRPr="00B97124" w:rsidRDefault="00B5188C" w:rsidP="004A6421">
            <w:pPr>
              <w:jc w:val="center"/>
              <w:rPr>
                <w:rFonts w:ascii="Times New Roman" w:hAnsi="Times New Roman" w:cs="Times New Roman"/>
                <w:bCs/>
              </w:rPr>
            </w:pPr>
            <w:r>
              <w:rPr>
                <w:rFonts w:ascii="Times New Roman" w:hAnsi="Times New Roman"/>
                <w:bCs/>
              </w:rPr>
              <w:t>Average specific cost of land, RUB/m²</w:t>
            </w:r>
          </w:p>
        </w:tc>
        <w:tc>
          <w:tcPr>
            <w:tcW w:w="1599" w:type="dxa"/>
            <w:vAlign w:val="center"/>
          </w:tcPr>
          <w:p w14:paraId="7DEBCECC" w14:textId="77777777" w:rsidR="00B5188C" w:rsidRPr="00B97124" w:rsidRDefault="00B5188C" w:rsidP="004A6421">
            <w:pPr>
              <w:jc w:val="center"/>
              <w:rPr>
                <w:rFonts w:ascii="Times New Roman" w:hAnsi="Times New Roman" w:cs="Times New Roman"/>
                <w:bCs/>
              </w:rPr>
            </w:pPr>
            <w:r>
              <w:rPr>
                <w:rFonts w:ascii="Times New Roman" w:hAnsi="Times New Roman"/>
                <w:bCs/>
              </w:rPr>
              <w:t>Average distance of new development from the city center, km</w:t>
            </w:r>
          </w:p>
        </w:tc>
      </w:tr>
      <w:tr w:rsidR="00B5188C" w:rsidRPr="00B97124" w14:paraId="2ABA2612" w14:textId="77777777" w:rsidTr="004A6421">
        <w:trPr>
          <w:jc w:val="center"/>
        </w:trPr>
        <w:tc>
          <w:tcPr>
            <w:tcW w:w="1696" w:type="dxa"/>
          </w:tcPr>
          <w:p w14:paraId="15AEBB06" w14:textId="77777777" w:rsidR="00B5188C" w:rsidRPr="00B97124" w:rsidRDefault="00B5188C" w:rsidP="004A6421">
            <w:pPr>
              <w:jc w:val="center"/>
              <w:rPr>
                <w:rFonts w:ascii="Times New Roman" w:hAnsi="Times New Roman" w:cs="Times New Roman"/>
                <w:bCs/>
              </w:rPr>
            </w:pPr>
            <w:r>
              <w:rPr>
                <w:rFonts w:ascii="Times New Roman" w:hAnsi="Times New Roman"/>
                <w:bCs/>
              </w:rPr>
              <w:t>1992–2000</w:t>
            </w:r>
          </w:p>
        </w:tc>
        <w:tc>
          <w:tcPr>
            <w:tcW w:w="2127" w:type="dxa"/>
            <w:vAlign w:val="center"/>
          </w:tcPr>
          <w:p w14:paraId="6B49922B" w14:textId="77777777" w:rsidR="00B5188C" w:rsidRPr="00B97124" w:rsidRDefault="00B5188C" w:rsidP="004A6421">
            <w:pPr>
              <w:jc w:val="center"/>
              <w:rPr>
                <w:rFonts w:ascii="Times New Roman" w:hAnsi="Times New Roman" w:cs="Times New Roman"/>
                <w:bCs/>
              </w:rPr>
            </w:pPr>
            <w:r>
              <w:rPr>
                <w:rFonts w:ascii="Times New Roman" w:hAnsi="Times New Roman"/>
                <w:bCs/>
              </w:rPr>
              <w:t>588</w:t>
            </w:r>
          </w:p>
        </w:tc>
        <w:tc>
          <w:tcPr>
            <w:tcW w:w="1090" w:type="dxa"/>
            <w:vAlign w:val="center"/>
          </w:tcPr>
          <w:p w14:paraId="00797648" w14:textId="77777777" w:rsidR="00B5188C" w:rsidRPr="00B97124" w:rsidRDefault="00B5188C" w:rsidP="004A6421">
            <w:pPr>
              <w:jc w:val="center"/>
              <w:rPr>
                <w:rFonts w:ascii="Times New Roman" w:hAnsi="Times New Roman" w:cs="Times New Roman"/>
                <w:bCs/>
              </w:rPr>
            </w:pPr>
            <w:r>
              <w:rPr>
                <w:rFonts w:ascii="Times New Roman" w:hAnsi="Times New Roman"/>
                <w:bCs/>
              </w:rPr>
              <w:t>1.34</w:t>
            </w:r>
          </w:p>
        </w:tc>
        <w:tc>
          <w:tcPr>
            <w:tcW w:w="1814" w:type="dxa"/>
            <w:vAlign w:val="center"/>
          </w:tcPr>
          <w:p w14:paraId="4EBB68F8" w14:textId="77777777" w:rsidR="00B5188C" w:rsidRPr="00B97124" w:rsidRDefault="00B5188C" w:rsidP="004A6421">
            <w:pPr>
              <w:jc w:val="center"/>
              <w:rPr>
                <w:rFonts w:ascii="Times New Roman" w:hAnsi="Times New Roman" w:cs="Times New Roman"/>
                <w:bCs/>
              </w:rPr>
            </w:pPr>
            <w:r>
              <w:rPr>
                <w:rFonts w:ascii="Times New Roman" w:hAnsi="Times New Roman"/>
                <w:bCs/>
              </w:rPr>
              <w:t>20.9</w:t>
            </w:r>
          </w:p>
        </w:tc>
        <w:tc>
          <w:tcPr>
            <w:tcW w:w="1308" w:type="dxa"/>
            <w:vAlign w:val="center"/>
          </w:tcPr>
          <w:p w14:paraId="06B6D082" w14:textId="77777777" w:rsidR="00B5188C" w:rsidRPr="00B97124" w:rsidRDefault="00B5188C" w:rsidP="004A6421">
            <w:pPr>
              <w:jc w:val="center"/>
              <w:rPr>
                <w:rFonts w:ascii="Times New Roman" w:hAnsi="Times New Roman" w:cs="Times New Roman"/>
                <w:bCs/>
              </w:rPr>
            </w:pPr>
            <w:r>
              <w:rPr>
                <w:rFonts w:ascii="Times New Roman" w:hAnsi="Times New Roman"/>
                <w:bCs/>
              </w:rPr>
              <w:t>790</w:t>
            </w:r>
          </w:p>
        </w:tc>
        <w:tc>
          <w:tcPr>
            <w:tcW w:w="1599" w:type="dxa"/>
            <w:vAlign w:val="center"/>
          </w:tcPr>
          <w:p w14:paraId="2E69C513" w14:textId="77777777" w:rsidR="00B5188C" w:rsidRPr="00B97124" w:rsidRDefault="00B5188C" w:rsidP="004A6421">
            <w:pPr>
              <w:jc w:val="center"/>
              <w:rPr>
                <w:rFonts w:ascii="Times New Roman" w:hAnsi="Times New Roman" w:cs="Times New Roman"/>
                <w:bCs/>
              </w:rPr>
            </w:pPr>
            <w:r>
              <w:rPr>
                <w:rFonts w:ascii="Times New Roman" w:hAnsi="Times New Roman"/>
                <w:bCs/>
              </w:rPr>
              <w:t>16.1</w:t>
            </w:r>
          </w:p>
        </w:tc>
      </w:tr>
      <w:tr w:rsidR="00B5188C" w:rsidRPr="00B97124" w14:paraId="06DFE073" w14:textId="77777777" w:rsidTr="004A6421">
        <w:trPr>
          <w:jc w:val="center"/>
        </w:trPr>
        <w:tc>
          <w:tcPr>
            <w:tcW w:w="1696" w:type="dxa"/>
          </w:tcPr>
          <w:p w14:paraId="425354E9" w14:textId="77777777" w:rsidR="00B5188C" w:rsidRPr="00B97124" w:rsidRDefault="00B5188C" w:rsidP="004A6421">
            <w:pPr>
              <w:jc w:val="center"/>
              <w:rPr>
                <w:rFonts w:ascii="Times New Roman" w:hAnsi="Times New Roman" w:cs="Times New Roman"/>
                <w:bCs/>
              </w:rPr>
            </w:pPr>
            <w:r>
              <w:rPr>
                <w:rFonts w:ascii="Times New Roman" w:hAnsi="Times New Roman"/>
                <w:bCs/>
              </w:rPr>
              <w:t>2000–2010</w:t>
            </w:r>
          </w:p>
        </w:tc>
        <w:tc>
          <w:tcPr>
            <w:tcW w:w="2127" w:type="dxa"/>
            <w:vAlign w:val="center"/>
          </w:tcPr>
          <w:p w14:paraId="11ED365B" w14:textId="77777777" w:rsidR="00B5188C" w:rsidRPr="00B97124" w:rsidRDefault="00B5188C" w:rsidP="004A6421">
            <w:pPr>
              <w:jc w:val="center"/>
              <w:rPr>
                <w:rFonts w:ascii="Times New Roman" w:hAnsi="Times New Roman" w:cs="Times New Roman"/>
                <w:bCs/>
              </w:rPr>
            </w:pPr>
            <w:r>
              <w:rPr>
                <w:rFonts w:ascii="Times New Roman" w:hAnsi="Times New Roman"/>
                <w:bCs/>
              </w:rPr>
              <w:t>255</w:t>
            </w:r>
          </w:p>
        </w:tc>
        <w:tc>
          <w:tcPr>
            <w:tcW w:w="1090" w:type="dxa"/>
            <w:vAlign w:val="center"/>
          </w:tcPr>
          <w:p w14:paraId="544AEE04" w14:textId="77777777" w:rsidR="00B5188C" w:rsidRPr="00B97124" w:rsidRDefault="00B5188C" w:rsidP="004A6421">
            <w:pPr>
              <w:jc w:val="center"/>
              <w:rPr>
                <w:rFonts w:ascii="Times New Roman" w:hAnsi="Times New Roman" w:cs="Times New Roman"/>
                <w:bCs/>
              </w:rPr>
            </w:pPr>
            <w:r>
              <w:rPr>
                <w:rFonts w:ascii="Times New Roman" w:hAnsi="Times New Roman"/>
                <w:bCs/>
              </w:rPr>
              <w:t>0.52</w:t>
            </w:r>
          </w:p>
        </w:tc>
        <w:tc>
          <w:tcPr>
            <w:tcW w:w="1814" w:type="dxa"/>
            <w:vAlign w:val="center"/>
          </w:tcPr>
          <w:p w14:paraId="5999E8B1" w14:textId="77777777" w:rsidR="00B5188C" w:rsidRPr="00B97124" w:rsidRDefault="00B5188C" w:rsidP="004A6421">
            <w:pPr>
              <w:jc w:val="center"/>
              <w:rPr>
                <w:rFonts w:ascii="Times New Roman" w:hAnsi="Times New Roman" w:cs="Times New Roman"/>
                <w:bCs/>
              </w:rPr>
            </w:pPr>
            <w:r>
              <w:rPr>
                <w:rFonts w:ascii="Times New Roman" w:hAnsi="Times New Roman"/>
                <w:bCs/>
              </w:rPr>
              <w:t>23.9</w:t>
            </w:r>
          </w:p>
        </w:tc>
        <w:tc>
          <w:tcPr>
            <w:tcW w:w="1308" w:type="dxa"/>
            <w:vAlign w:val="center"/>
          </w:tcPr>
          <w:p w14:paraId="0080B4F5" w14:textId="77777777" w:rsidR="00B5188C" w:rsidRPr="00B97124" w:rsidRDefault="00B5188C" w:rsidP="004A6421">
            <w:pPr>
              <w:jc w:val="center"/>
              <w:rPr>
                <w:rFonts w:ascii="Times New Roman" w:hAnsi="Times New Roman" w:cs="Times New Roman"/>
                <w:bCs/>
              </w:rPr>
            </w:pPr>
            <w:r>
              <w:rPr>
                <w:rFonts w:ascii="Times New Roman" w:hAnsi="Times New Roman"/>
                <w:bCs/>
              </w:rPr>
              <w:t>726</w:t>
            </w:r>
          </w:p>
        </w:tc>
        <w:tc>
          <w:tcPr>
            <w:tcW w:w="1599" w:type="dxa"/>
            <w:vAlign w:val="center"/>
          </w:tcPr>
          <w:p w14:paraId="64AAC8A2" w14:textId="77777777" w:rsidR="00B5188C" w:rsidRPr="00B97124" w:rsidRDefault="00B5188C" w:rsidP="004A6421">
            <w:pPr>
              <w:jc w:val="center"/>
              <w:rPr>
                <w:rFonts w:ascii="Times New Roman" w:hAnsi="Times New Roman" w:cs="Times New Roman"/>
                <w:bCs/>
              </w:rPr>
            </w:pPr>
            <w:r>
              <w:rPr>
                <w:rFonts w:ascii="Times New Roman" w:hAnsi="Times New Roman"/>
                <w:bCs/>
              </w:rPr>
              <w:t>16.5</w:t>
            </w:r>
          </w:p>
        </w:tc>
      </w:tr>
      <w:tr w:rsidR="00B5188C" w:rsidRPr="00B97124" w14:paraId="2E44E744" w14:textId="77777777" w:rsidTr="004A6421">
        <w:trPr>
          <w:jc w:val="center"/>
        </w:trPr>
        <w:tc>
          <w:tcPr>
            <w:tcW w:w="1696" w:type="dxa"/>
          </w:tcPr>
          <w:p w14:paraId="55B24270" w14:textId="77777777" w:rsidR="00B5188C" w:rsidRPr="00B97124" w:rsidRDefault="00B5188C" w:rsidP="004A6421">
            <w:pPr>
              <w:jc w:val="center"/>
              <w:rPr>
                <w:rFonts w:ascii="Times New Roman" w:hAnsi="Times New Roman" w:cs="Times New Roman"/>
                <w:bCs/>
              </w:rPr>
            </w:pPr>
            <w:r>
              <w:rPr>
                <w:rFonts w:ascii="Times New Roman" w:hAnsi="Times New Roman"/>
                <w:bCs/>
              </w:rPr>
              <w:t>2010–2020</w:t>
            </w:r>
          </w:p>
        </w:tc>
        <w:tc>
          <w:tcPr>
            <w:tcW w:w="2127" w:type="dxa"/>
            <w:vAlign w:val="center"/>
          </w:tcPr>
          <w:p w14:paraId="32ABB867" w14:textId="77777777" w:rsidR="00B5188C" w:rsidRPr="00B97124" w:rsidRDefault="00B5188C" w:rsidP="004A6421">
            <w:pPr>
              <w:jc w:val="center"/>
              <w:rPr>
                <w:rFonts w:ascii="Times New Roman" w:hAnsi="Times New Roman" w:cs="Times New Roman"/>
                <w:bCs/>
              </w:rPr>
            </w:pPr>
            <w:r>
              <w:rPr>
                <w:rFonts w:ascii="Times New Roman" w:hAnsi="Times New Roman"/>
                <w:bCs/>
              </w:rPr>
              <w:t>720</w:t>
            </w:r>
          </w:p>
        </w:tc>
        <w:tc>
          <w:tcPr>
            <w:tcW w:w="1090" w:type="dxa"/>
            <w:vAlign w:val="center"/>
          </w:tcPr>
          <w:p w14:paraId="00CE089C" w14:textId="77777777" w:rsidR="00B5188C" w:rsidRPr="00B97124" w:rsidRDefault="00B5188C" w:rsidP="004A6421">
            <w:pPr>
              <w:jc w:val="center"/>
              <w:rPr>
                <w:rFonts w:ascii="Times New Roman" w:hAnsi="Times New Roman" w:cs="Times New Roman"/>
                <w:bCs/>
              </w:rPr>
            </w:pPr>
            <w:r>
              <w:rPr>
                <w:rFonts w:ascii="Times New Roman" w:hAnsi="Times New Roman"/>
                <w:bCs/>
              </w:rPr>
              <w:t>1.39</w:t>
            </w:r>
          </w:p>
        </w:tc>
        <w:tc>
          <w:tcPr>
            <w:tcW w:w="1814" w:type="dxa"/>
            <w:vAlign w:val="center"/>
          </w:tcPr>
          <w:p w14:paraId="7B2CFD31" w14:textId="77777777" w:rsidR="00B5188C" w:rsidRPr="00B97124" w:rsidRDefault="00B5188C" w:rsidP="004A6421">
            <w:pPr>
              <w:jc w:val="center"/>
              <w:rPr>
                <w:rFonts w:ascii="Times New Roman" w:hAnsi="Times New Roman" w:cs="Times New Roman"/>
                <w:bCs/>
              </w:rPr>
            </w:pPr>
            <w:r>
              <w:rPr>
                <w:rFonts w:ascii="Times New Roman" w:hAnsi="Times New Roman"/>
                <w:bCs/>
              </w:rPr>
              <w:t>12.8</w:t>
            </w:r>
          </w:p>
        </w:tc>
        <w:tc>
          <w:tcPr>
            <w:tcW w:w="1308" w:type="dxa"/>
            <w:vAlign w:val="center"/>
          </w:tcPr>
          <w:p w14:paraId="07FA4DAC" w14:textId="77777777" w:rsidR="00B5188C" w:rsidRPr="00B97124" w:rsidRDefault="00B5188C" w:rsidP="004A6421">
            <w:pPr>
              <w:jc w:val="center"/>
              <w:rPr>
                <w:rFonts w:ascii="Times New Roman" w:hAnsi="Times New Roman" w:cs="Times New Roman"/>
                <w:bCs/>
              </w:rPr>
            </w:pPr>
            <w:r>
              <w:rPr>
                <w:rFonts w:ascii="Times New Roman" w:hAnsi="Times New Roman"/>
                <w:bCs/>
              </w:rPr>
              <w:t>585</w:t>
            </w:r>
          </w:p>
        </w:tc>
        <w:tc>
          <w:tcPr>
            <w:tcW w:w="1599" w:type="dxa"/>
            <w:vAlign w:val="center"/>
          </w:tcPr>
          <w:p w14:paraId="28826AB8" w14:textId="77777777" w:rsidR="00B5188C" w:rsidRPr="00B97124" w:rsidRDefault="00B5188C" w:rsidP="004A6421">
            <w:pPr>
              <w:jc w:val="center"/>
              <w:rPr>
                <w:rFonts w:ascii="Times New Roman" w:hAnsi="Times New Roman" w:cs="Times New Roman"/>
                <w:bCs/>
              </w:rPr>
            </w:pPr>
            <w:r>
              <w:rPr>
                <w:rFonts w:ascii="Times New Roman" w:hAnsi="Times New Roman"/>
                <w:bCs/>
              </w:rPr>
              <w:t>17.6</w:t>
            </w:r>
          </w:p>
        </w:tc>
      </w:tr>
      <w:tr w:rsidR="00B5188C" w:rsidRPr="00B97124" w14:paraId="42AFE386" w14:textId="77777777" w:rsidTr="004A6421">
        <w:trPr>
          <w:trHeight w:val="70"/>
          <w:jc w:val="center"/>
        </w:trPr>
        <w:tc>
          <w:tcPr>
            <w:tcW w:w="1696" w:type="dxa"/>
          </w:tcPr>
          <w:p w14:paraId="2468EE0D" w14:textId="77777777" w:rsidR="00B5188C" w:rsidRPr="00B97124" w:rsidRDefault="00B5188C" w:rsidP="004A6421">
            <w:pPr>
              <w:jc w:val="center"/>
              <w:rPr>
                <w:rFonts w:ascii="Times New Roman" w:hAnsi="Times New Roman" w:cs="Times New Roman"/>
                <w:bCs/>
              </w:rPr>
            </w:pPr>
            <w:r>
              <w:rPr>
                <w:rFonts w:ascii="Times New Roman" w:hAnsi="Times New Roman"/>
                <w:bCs/>
              </w:rPr>
              <w:t>2020–2025</w:t>
            </w:r>
          </w:p>
        </w:tc>
        <w:tc>
          <w:tcPr>
            <w:tcW w:w="2127" w:type="dxa"/>
            <w:vAlign w:val="center"/>
          </w:tcPr>
          <w:p w14:paraId="68813419" w14:textId="77777777" w:rsidR="00B5188C" w:rsidRPr="00B97124" w:rsidRDefault="00B5188C" w:rsidP="004A6421">
            <w:pPr>
              <w:jc w:val="center"/>
              <w:rPr>
                <w:rFonts w:ascii="Times New Roman" w:hAnsi="Times New Roman" w:cs="Times New Roman"/>
                <w:bCs/>
              </w:rPr>
            </w:pPr>
            <w:r>
              <w:rPr>
                <w:rFonts w:ascii="Times New Roman" w:hAnsi="Times New Roman"/>
                <w:bCs/>
              </w:rPr>
              <w:t>501</w:t>
            </w:r>
          </w:p>
        </w:tc>
        <w:tc>
          <w:tcPr>
            <w:tcW w:w="1090" w:type="dxa"/>
            <w:vAlign w:val="center"/>
          </w:tcPr>
          <w:p w14:paraId="3FB898F2" w14:textId="77777777" w:rsidR="00B5188C" w:rsidRPr="00B97124" w:rsidRDefault="00B5188C" w:rsidP="004A6421">
            <w:pPr>
              <w:jc w:val="center"/>
              <w:rPr>
                <w:rFonts w:ascii="Times New Roman" w:hAnsi="Times New Roman" w:cs="Times New Roman"/>
                <w:bCs/>
              </w:rPr>
            </w:pPr>
            <w:r>
              <w:rPr>
                <w:rFonts w:ascii="Times New Roman" w:hAnsi="Times New Roman"/>
                <w:bCs/>
              </w:rPr>
              <w:t>0.85</w:t>
            </w:r>
          </w:p>
        </w:tc>
        <w:tc>
          <w:tcPr>
            <w:tcW w:w="1814" w:type="dxa"/>
            <w:vAlign w:val="center"/>
          </w:tcPr>
          <w:p w14:paraId="27D04B0A" w14:textId="77777777" w:rsidR="00B5188C" w:rsidRPr="00B97124" w:rsidRDefault="00B5188C" w:rsidP="004A6421">
            <w:pPr>
              <w:jc w:val="center"/>
              <w:rPr>
                <w:rFonts w:ascii="Times New Roman" w:hAnsi="Times New Roman" w:cs="Times New Roman"/>
                <w:bCs/>
              </w:rPr>
            </w:pPr>
            <w:r>
              <w:rPr>
                <w:rFonts w:ascii="Times New Roman" w:hAnsi="Times New Roman"/>
                <w:bCs/>
              </w:rPr>
              <w:t>14.6</w:t>
            </w:r>
          </w:p>
        </w:tc>
        <w:tc>
          <w:tcPr>
            <w:tcW w:w="1308" w:type="dxa"/>
            <w:vAlign w:val="center"/>
          </w:tcPr>
          <w:p w14:paraId="7CDB9146" w14:textId="77777777" w:rsidR="00B5188C" w:rsidRPr="00B97124" w:rsidRDefault="00B5188C" w:rsidP="004A6421">
            <w:pPr>
              <w:jc w:val="center"/>
              <w:rPr>
                <w:rFonts w:ascii="Times New Roman" w:hAnsi="Times New Roman" w:cs="Times New Roman"/>
                <w:bCs/>
              </w:rPr>
            </w:pPr>
            <w:r>
              <w:rPr>
                <w:rFonts w:ascii="Times New Roman" w:hAnsi="Times New Roman"/>
                <w:bCs/>
              </w:rPr>
              <w:t>540</w:t>
            </w:r>
          </w:p>
        </w:tc>
        <w:tc>
          <w:tcPr>
            <w:tcW w:w="1599" w:type="dxa"/>
            <w:vAlign w:val="center"/>
          </w:tcPr>
          <w:p w14:paraId="0E61380C" w14:textId="77777777" w:rsidR="00B5188C" w:rsidRPr="00B97124" w:rsidRDefault="00B5188C" w:rsidP="004A6421">
            <w:pPr>
              <w:jc w:val="center"/>
              <w:rPr>
                <w:rFonts w:ascii="Times New Roman" w:hAnsi="Times New Roman" w:cs="Times New Roman"/>
                <w:bCs/>
              </w:rPr>
            </w:pPr>
            <w:r>
              <w:rPr>
                <w:rFonts w:ascii="Times New Roman" w:hAnsi="Times New Roman"/>
                <w:bCs/>
              </w:rPr>
              <w:t>18.1</w:t>
            </w:r>
          </w:p>
        </w:tc>
      </w:tr>
    </w:tbl>
    <w:p w14:paraId="70B86A3D" w14:textId="77777777" w:rsidR="00B5188C" w:rsidRPr="00CD2597" w:rsidRDefault="00B5188C" w:rsidP="00B5188C">
      <w:pPr>
        <w:spacing w:after="0" w:line="240" w:lineRule="auto"/>
        <w:ind w:firstLine="567"/>
        <w:jc w:val="both"/>
        <w:rPr>
          <w:rFonts w:ascii="Times New Roman" w:hAnsi="Times New Roman" w:cs="Times New Roman"/>
          <w:bCs/>
        </w:rPr>
      </w:pPr>
      <w:r>
        <w:rPr>
          <w:rFonts w:ascii="Times New Roman" w:hAnsi="Times New Roman"/>
          <w:bCs/>
          <w:i/>
          <w:iCs/>
        </w:rPr>
        <w:t>Compiled by</w:t>
      </w:r>
      <w:r>
        <w:rPr>
          <w:rFonts w:ascii="Times New Roman" w:hAnsi="Times New Roman"/>
          <w:bCs/>
        </w:rPr>
        <w:t xml:space="preserve"> the </w:t>
      </w:r>
      <w:del w:id="1116" w:author="А.А. Шевцов" w:date="2026-10-17T12:00:00Z">
        <w:r>
          <w:rPr>
            <w:rFonts w:ascii="Times New Roman" w:hAnsi="Times New Roman"/>
            <w:bCs/>
          </w:rPr>
          <w:delText xml:space="preserve">author's calculations based on:</w:delText>
        </w:r>
      </w:del>
      <w:ins w:id="1117" w:author="А.А. Шевцов" w:date="2026-10-17T12:00:00Z">
        <w:r>
          <w:rPr>
            <w:rFonts w:ascii="Times New Roman" w:hAnsi="Times New Roman"/>
            <w:bCs/>
          </w:rPr>
          <w:t xml:space="preserve">author based on own calculations using:</w:t>
        </w:r>
      </w:ins>
      <w:r>
        <w:rPr>
          <w:rFonts w:ascii="Times New Roman" w:hAnsi="Times New Roman"/>
          <w:bCs/>
        </w:rPr>
        <w:t xml:space="preserve"> </w:t>
      </w:r>
      <w:r>
        <w:rPr>
          <w:rFonts w:ascii="Times New Roman" w:hAnsi="Times New Roman"/>
        </w:rPr>
        <w:t>Unified State Register of Real Estate (Rosreestr) (</w:t>
      </w:r>
      <w:hyperlink r:id="rId16" w:history="1">
        <w:r>
          <w:rPr>
            <w:rStyle w:val="af6"/>
            <w:rFonts w:ascii="Times New Roman" w:hAnsi="Times New Roman"/>
          </w:rPr>
          <w:t>https://nspd.gov.ru</w:t>
        </w:r>
      </w:hyperlink>
      <w:r>
        <w:rPr>
          <w:rFonts w:ascii="Times New Roman" w:hAnsi="Times New Roman"/>
        </w:rPr>
        <w:t xml:space="preserve">; date of access: </w:t>
      </w:r>
      <w:del w:id="1122" w:author="А.А. Шевцов" w:date="2026-10-17T12:00:00Z">
        <w:r>
          <w:rPr>
            <w:rFonts w:ascii="Times New Roman" w:hAnsi="Times New Roman"/>
          </w:rPr>
          <w:delText xml:space="preserve">03/02/2026</w:delText>
        </w:r>
      </w:del>
      <w:ins w:id="1123" w:author="А.А. Шевцов" w:date="2026-10-17T12:00:00Z">
        <w:r>
          <w:rPr>
            <w:rFonts w:ascii="Times New Roman" w:hAnsi="Times New Roman"/>
          </w:rPr>
          <w:t xml:space="preserve">02.03.2026</w:t>
        </w:r>
      </w:ins>
      <w:r>
        <w:rPr>
          <w:rFonts w:ascii="Times New Roman" w:hAnsi="Times New Roman"/>
        </w:rPr>
        <w:t xml:space="preserve">), project “How old is this house” (</w:t>
      </w:r>
      <w:hyperlink r:id="rId17" w:history="1">
        <w:r>
          <w:rPr>
            <w:rStyle w:val="af6"/>
            <w:rFonts w:ascii="Times New Roman" w:hAnsi="Times New Roman"/>
          </w:rPr>
          <w:t>https://kontikimaps.ru/hoith</w:t>
        </w:r>
      </w:hyperlink>
      <w:r>
        <w:rPr>
          <w:rFonts w:ascii="Times New Roman" w:hAnsi="Times New Roman"/>
        </w:rPr>
        <w:t xml:space="preserve">; date of access: 02.03.2026), OpenStreetMap project (https://www.openstreetmap.org; </w:t>
      </w:r>
      <w:del w:id="1128" w:author="А.А. Шевцов" w:date="2026-10-17T12:00:00Z">
        <w:r>
          <w:rPr>
            <w:rFonts w:ascii="Times New Roman" w:hAnsi="Times New Roman"/>
          </w:rPr>
          <w:delText xml:space="preserve">access date:</w:delText>
        </w:r>
      </w:del>
      <w:ins w:id="1129" w:author="А.А. Шевцов" w:date="2026-10-17T12:00:00Z">
        <w:r>
          <w:rPr>
            <w:rFonts w:ascii="Times New Roman" w:hAnsi="Times New Roman"/>
          </w:rPr>
          <w:t xml:space="preserve">date of access:</w:t>
        </w:r>
      </w:ins>
      <w:r>
        <w:rPr>
          <w:rFonts w:ascii="Times New Roman" w:hAnsi="Times New Roman"/>
        </w:rPr>
        <w:t xml:space="preserve"> 02.03.2026), Landsat satellite images (</w:t>
      </w:r>
      <w:hyperlink r:id="rId18" w:history="1">
        <w:r>
          <w:rPr>
            <w:rStyle w:val="af6"/>
            <w:rFonts w:ascii="Times New Roman" w:hAnsi="Times New Roman"/>
          </w:rPr>
          <w:t xml:space="preserve">https://</w:t>
        </w:r>
        <w:del w:id="1026" w:author="А.А. Шевцов" w:date="2026-10-17T12:00:00Z">
          <w:r>
            <w:rPr>
              <w:rStyle w:val="af6"/>
              <w:rFonts w:ascii="Times New Roman" w:hAnsi="Times New Roman"/>
            </w:rPr>
            <w:delText xml:space="preserve">earthexplorernasa.gov</w:delText>
          </w:r>
        </w:del>
        <w:ins w:id="1027" w:author="А.А. Шевцов" w:date="2026-10-17T12:00:00Z">
          <w:r>
            <w:rPr>
              <w:rStyle w:val="af6"/>
              <w:rFonts w:ascii="Times New Roman" w:hAnsi="Times New Roman"/>
            </w:rPr>
            <w:t xml:space="preserve">earthexplorer.usgs.gov</w:t>
          </w:r>
        </w:ins>
        <w:r>
          <w:rPr>
            <w:rStyle w:val="af6"/>
            <w:rFonts w:ascii="Times New Roman" w:hAnsi="Times New Roman"/>
          </w:rPr>
          <w:t xml:space="preserve">/</w:t>
        </w:r>
      </w:hyperlink>
      <w:r>
        <w:rPr>
          <w:rFonts w:ascii="Times New Roman" w:hAnsi="Times New Roman"/>
        </w:rPr>
        <w:t xml:space="preserve">; date of access: 02.03.2026), the </w:t>
      </w:r>
      <w:del w:id="1007" w:author="А.А. Шевцов" w:date="2026-10-17T12:00:00Z">
        <w:r>
          <w:rPr>
            <w:rFonts w:ascii="Times New Roman" w:hAnsi="Times New Roman"/>
          </w:rPr>
          <w:delText xml:space="preserve">Geocheque</w:delText>
        </w:r>
      </w:del>
      <w:ins w:id="1008" w:author="А.А. Шевцов" w:date="2026-10-17T12:00:00Z">
        <w:r>
          <w:rPr>
            <w:rFonts w:ascii="Times New Roman" w:hAnsi="Times New Roman"/>
          </w:rPr>
          <w:t xml:space="preserve">Geochecki</w:t>
        </w:r>
      </w:ins>
      <w:r>
        <w:rPr>
          <w:rFonts w:ascii="Times New Roman" w:hAnsi="Times New Roman"/>
        </w:rPr>
        <w:t xml:space="preserve"> service of the Federal Tax Service of Russia (FTS) (</w:t>
      </w:r>
      <w:hyperlink r:id="rId19" w:history="1">
        <w:r>
          <w:rPr>
            <w:rStyle w:val="af6"/>
            <w:rFonts w:ascii="Times New Roman" w:hAnsi="Times New Roman"/>
          </w:rPr>
          <w:t>https://geochecki-vpd.nalog.gov.ru/geochecks</w:t>
        </w:r>
      </w:hyperlink>
      <w:r>
        <w:rPr>
          <w:rFonts w:ascii="Times New Roman" w:hAnsi="Times New Roman"/>
        </w:rPr>
        <w:t>; date of access: 02.03.2026).</w:t>
      </w:r>
      <w:r>
        <w:rPr>
          <w:rFonts w:ascii="Times New Roman" w:hAnsi="Times New Roman"/>
          <w:bCs/>
        </w:rPr>
        <w:t xml:space="preserve"> </w:t>
      </w:r>
    </w:p>
    <w:p w14:paraId="6DD088D7" w14:textId="77777777" w:rsidR="00B5188C" w:rsidRDefault="00B5188C" w:rsidP="00B5188C">
      <w:pPr>
        <w:spacing w:after="0" w:line="240" w:lineRule="auto"/>
        <w:ind w:firstLine="709"/>
        <w:jc w:val="both"/>
        <w:rPr>
          <w:rFonts w:ascii="Times New Roman" w:hAnsi="Times New Roman" w:cs="Times New Roman"/>
          <w:sz w:val="24"/>
        </w:rPr>
      </w:pPr>
    </w:p>
    <w:p w14:paraId="35082265" w14:textId="77777777" w:rsidR="00B5188C" w:rsidRDefault="00B5188C" w:rsidP="0025742C">
      <w:pPr>
        <w:jc w:val="center"/>
        <w:rPr>
          <w:rFonts w:ascii="Times New Roman" w:hAnsi="Times New Roman" w:cs="Times New Roman"/>
          <w:i/>
          <w:iCs/>
          <w:sz w:val="24"/>
        </w:rPr>
      </w:pPr>
    </w:p>
    <w:p w14:paraId="37DB1E69" w14:textId="2649811F" w:rsidR="002E0E39" w:rsidRPr="00B5188C" w:rsidRDefault="00B5188C" w:rsidP="0025742C">
      <w:pPr>
        <w:jc w:val="center"/>
        <w:rPr>
          <w:rStyle w:val="ezkurwreuab5ozgtqnkl"/>
          <w:rFonts w:ascii="Times New Roman" w:hAnsi="Times New Roman" w:cs="Times New Roman"/>
          <w:sz w:val="24"/>
          <w:szCs w:val="24"/>
        </w:rPr>
      </w:pPr>
      <w:r w:rsidRPr="00B5188C">
        <w:rPr>
          <w:rStyle w:val="ezkurwreuab5ozgtqnkl"/>
          <w:rFonts w:ascii="Times New Roman" w:hAnsi="Times New Roman"/>
          <w:sz w:val="24"/>
          <w:szCs w:val="24"/>
        </w:rPr>
        <w:t>FIGURE CAPTIONS</w:t>
      </w:r>
    </w:p>
    <w:p w14:paraId="3A20FC25" w14:textId="77777777" w:rsidR="0025742C" w:rsidRDefault="0025742C" w:rsidP="0025742C">
      <w:pPr>
        <w:spacing w:after="0" w:line="240" w:lineRule="auto"/>
        <w:jc w:val="center"/>
        <w:rPr>
          <w:rFonts w:ascii="Times New Roman" w:hAnsi="Times New Roman" w:cs="Times New Roman"/>
          <w:sz w:val="24"/>
        </w:rPr>
      </w:pPr>
      <w:r>
        <w:rPr>
          <w:rFonts w:ascii="Times New Roman" w:hAnsi="Times New Roman"/>
          <w:b/>
          <w:sz w:val="24"/>
        </w:rPr>
        <w:t xml:space="preserve">Fig. 1. </w:t>
      </w:r>
      <w:r>
        <w:rPr>
          <w:rFonts w:ascii="Times New Roman" w:hAnsi="Times New Roman"/>
          <w:sz w:val="24"/>
        </w:rPr>
        <w:t xml:space="preserve">Spatial-genetic typology of territorial growth of Voronezh </w:t>
      </w:r>
    </w:p>
    <w:p w14:paraId="1E75F7F4" w14:textId="77777777" w:rsidR="0025742C" w:rsidRDefault="0025742C" w:rsidP="0025742C">
      <w:pPr>
        <w:spacing w:after="0" w:line="240" w:lineRule="auto"/>
        <w:jc w:val="center"/>
        <w:rPr>
          <w:rFonts w:ascii="Times New Roman" w:hAnsi="Times New Roman" w:cs="Times New Roman"/>
          <w:b/>
          <w:sz w:val="24"/>
        </w:rPr>
      </w:pPr>
      <w:r>
        <w:rPr>
          <w:rFonts w:ascii="Times New Roman" w:hAnsi="Times New Roman"/>
          <w:sz w:val="24"/>
        </w:rPr>
        <w:t>in 1992–2025</w:t>
      </w:r>
    </w:p>
    <w:p w14:paraId="2EB5FD52" w14:textId="77777777" w:rsidR="0025742C"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Source: compiled by the author </w:t>
      </w:r>
      <w:r>
        <w:rPr>
          <w:rFonts w:ascii="Times New Roman" w:hAnsi="Times New Roman"/>
          <w:bCs/>
        </w:rPr>
        <w:t xml:space="preserve">based on the following sources: </w:t>
      </w:r>
      <w:r>
        <w:rPr>
          <w:rFonts w:ascii="Times New Roman" w:hAnsi="Times New Roman"/>
        </w:rPr>
        <w:t xml:space="preserve">Unified State Register of Real Estate (Rosreestr), the </w:t>
      </w:r>
      <w:del w:id="1200" w:author="А.А. Шевцов" w:date="2026-10-17T12:00:00Z">
        <w:r>
          <w:rPr>
            <w:rFonts w:ascii="Times New Roman" w:hAnsi="Times New Roman"/>
          </w:rPr>
          <w:delText xml:space="preserve">"</w:delText>
        </w:r>
      </w:del>
      <w:ins w:id="1201" w:author="А.А. Шевцов" w:date="2026-10-17T12:00:00Z">
        <w:r>
          <w:rPr>
            <w:rFonts w:ascii="Times New Roman" w:hAnsi="Times New Roman"/>
          </w:rPr>
          <w:t xml:space="preserve">“</w:t>
        </w:r>
      </w:ins>
      <w:r>
        <w:rPr>
          <w:rFonts w:ascii="Times New Roman" w:hAnsi="Times New Roman"/>
        </w:rPr>
        <w:t xml:space="preserve">How old is this house</w:t>
      </w:r>
      <w:del w:id="1198" w:author="А.А. Шевцов" w:date="2026-10-17T12:00:00Z">
        <w:r>
          <w:rPr>
            <w:rFonts w:ascii="Times New Roman" w:hAnsi="Times New Roman"/>
          </w:rPr>
          <w:delText xml:space="preserve">"</w:delText>
        </w:r>
      </w:del>
      <w:ins w:id="1199" w:author="А.А. Шевцов" w:date="2026-10-17T12:00:00Z">
        <w:r>
          <w:rPr>
            <w:rFonts w:ascii="Times New Roman" w:hAnsi="Times New Roman"/>
          </w:rPr>
          <w:t xml:space="preserve">”</w:t>
        </w:r>
      </w:ins>
      <w:r>
        <w:rPr>
          <w:rFonts w:ascii="Times New Roman" w:hAnsi="Times New Roman"/>
        </w:rPr>
        <w:t xml:space="preserve"> project, the OpenStreetMap (OSM) project, Landsat satellite images.</w:t>
      </w:r>
    </w:p>
    <w:p w14:paraId="0A7D4472" w14:textId="77777777" w:rsidR="0025742C" w:rsidRDefault="0025742C" w:rsidP="0025742C">
      <w:pPr>
        <w:spacing w:after="0" w:line="240" w:lineRule="auto"/>
        <w:ind w:firstLine="567"/>
        <w:jc w:val="both"/>
        <w:rPr>
          <w:rFonts w:ascii="Times New Roman" w:hAnsi="Times New Roman" w:cs="Times New Roman"/>
        </w:rPr>
      </w:pPr>
    </w:p>
    <w:p w14:paraId="1BB13D57"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Key:</w:t>
      </w:r>
    </w:p>
    <w:p w14:paraId="798AF97C"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Genesis of territorial growth</w:t>
      </w:r>
    </w:p>
    <w:p w14:paraId="639203CE" w14:textId="77777777" w:rsidR="0025742C" w:rsidRPr="0025742C" w:rsidRDefault="0025742C" w:rsidP="0025742C">
      <w:pPr>
        <w:spacing w:after="0" w:line="240" w:lineRule="auto"/>
        <w:ind w:firstLine="567"/>
        <w:jc w:val="both"/>
        <w:rPr>
          <w:rFonts w:ascii="Times New Roman" w:hAnsi="Times New Roman" w:cs="Times New Roman"/>
        </w:rPr>
      </w:pPr>
      <w:del w:id="1104" w:author="А.А. Шевцов" w:date="2026-10-17T12:00:00Z">
        <w:r>
          <w:rPr>
            <w:rFonts w:ascii="Times New Roman" w:hAnsi="Times New Roman"/>
          </w:rPr>
          <w:delText xml:space="preserve">Regional</w:delText>
        </w:r>
      </w:del>
      <w:ins w:id="1105" w:author="А.А. Шевцов" w:date="2026-10-17T12:00:00Z">
        <w:r>
          <w:rPr>
            <w:rFonts w:ascii="Times New Roman" w:hAnsi="Times New Roman"/>
          </w:rPr>
          <w:t xml:space="preserve">Edge</w:t>
        </w:r>
      </w:ins>
      <w:r>
        <w:rPr>
          <w:rFonts w:ascii="Times New Roman" w:hAnsi="Times New Roman"/>
        </w:rPr>
        <w:t xml:space="preserve"> growth</w:t>
      </w:r>
    </w:p>
    <w:p w14:paraId="73A8D61E"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Suburban growth</w:t>
      </w:r>
    </w:p>
    <w:p w14:paraId="2F2B2666"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Isolated growth</w:t>
      </w:r>
    </w:p>
    <w:p w14:paraId="256CE74E" w14:textId="77777777" w:rsidR="0025742C" w:rsidRPr="0025742C" w:rsidRDefault="0025742C" w:rsidP="0025742C">
      <w:pPr>
        <w:spacing w:after="0" w:line="240" w:lineRule="auto"/>
        <w:ind w:firstLine="567"/>
        <w:jc w:val="both"/>
        <w:rPr>
          <w:rFonts w:ascii="Times New Roman" w:hAnsi="Times New Roman" w:cs="Times New Roman"/>
        </w:rPr>
      </w:pPr>
    </w:p>
    <w:p w14:paraId="5DF2636A"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Study area</w:t>
      </w:r>
    </w:p>
    <w:p w14:paraId="36DCCFAC"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Boundaries of analytical sectors</w:t>
      </w:r>
    </w:p>
    <w:p w14:paraId="5017BE1E"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Highways</w:t>
      </w:r>
    </w:p>
    <w:p w14:paraId="39E56D6D"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Built-up area 1991</w:t>
      </w:r>
    </w:p>
    <w:p w14:paraId="31A3B0FC" w14:textId="77777777" w:rsidR="0025742C" w:rsidRPr="0025742C" w:rsidRDefault="0025742C" w:rsidP="0025742C">
      <w:pPr>
        <w:spacing w:after="0" w:line="240" w:lineRule="auto"/>
        <w:ind w:firstLine="567"/>
        <w:jc w:val="both"/>
        <w:rPr>
          <w:rFonts w:ascii="Times New Roman" w:hAnsi="Times New Roman" w:cs="Times New Roman"/>
        </w:rPr>
      </w:pPr>
    </w:p>
    <w:p w14:paraId="6FC98AD6"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M-4 </w:t>
      </w:r>
      <w:del w:id="1204" w:author="А.А. Шевцов" w:date="2026-10-17T12:00:00Z">
        <w:r>
          <w:rPr>
            <w:rFonts w:ascii="Times New Roman" w:hAnsi="Times New Roman"/>
          </w:rPr>
          <w:delText xml:space="preserve">"</w:delText>
        </w:r>
      </w:del>
      <w:ins w:id="1205" w:author="А.А. Шевцов" w:date="2026-10-17T12:00:00Z">
        <w:r>
          <w:rPr>
            <w:rFonts w:ascii="Times New Roman" w:hAnsi="Times New Roman"/>
          </w:rPr>
          <w:t xml:space="preserve">“</w:t>
        </w:r>
      </w:ins>
      <w:r>
        <w:rPr>
          <w:rFonts w:ascii="Times New Roman" w:hAnsi="Times New Roman"/>
        </w:rPr>
        <w:t xml:space="preserve">Don</w:t>
      </w:r>
      <w:del w:id="1202" w:author="А.А. Шевцов" w:date="2026-10-17T12:00:00Z">
        <w:r>
          <w:rPr>
            <w:rFonts w:ascii="Times New Roman" w:hAnsi="Times New Roman"/>
          </w:rPr>
          <w:delText xml:space="preserve">"</w:delText>
        </w:r>
      </w:del>
      <w:ins w:id="1203" w:author="А.А. Шевцов" w:date="2026-10-17T12:00:00Z">
        <w:r>
          <w:rPr>
            <w:rFonts w:ascii="Times New Roman" w:hAnsi="Times New Roman"/>
          </w:rPr>
          <w:t xml:space="preserve">”</w:t>
        </w:r>
      </w:ins>
    </w:p>
    <w:p w14:paraId="21E02509"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village of Yamnoye</w:t>
      </w:r>
    </w:p>
    <w:p w14:paraId="2EF99653"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Semiluki</w:t>
      </w:r>
    </w:p>
    <w:p w14:paraId="3808AFA4"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Voronezh</w:t>
      </w:r>
    </w:p>
    <w:p w14:paraId="4046F6FA"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village of Novaya Usman</w:t>
      </w:r>
    </w:p>
    <w:p w14:paraId="7D7DAAD6" w14:textId="77777777" w:rsidR="0025742C" w:rsidRPr="0025742C" w:rsidRDefault="0025742C" w:rsidP="0025742C">
      <w:pPr>
        <w:spacing w:after="0" w:line="240" w:lineRule="auto"/>
        <w:ind w:firstLine="567"/>
        <w:jc w:val="both"/>
        <w:rPr>
          <w:rFonts w:ascii="Times New Roman" w:hAnsi="Times New Roman" w:cs="Times New Roman"/>
        </w:rPr>
      </w:pPr>
    </w:p>
    <w:p w14:paraId="590FC1A9" w14:textId="19E05E26" w:rsidR="0025742C" w:rsidRPr="0025742C" w:rsidRDefault="00B5188C" w:rsidP="0025742C">
      <w:pPr>
        <w:spacing w:after="0" w:line="240" w:lineRule="auto"/>
        <w:ind w:firstLine="567"/>
        <w:jc w:val="both"/>
        <w:rPr>
          <w:rFonts w:ascii="Times New Roman" w:hAnsi="Times New Roman" w:cs="Times New Roman"/>
        </w:rPr>
      </w:pPr>
      <w:del w:id="1134" w:author="А.А. Шевцов" w:date="2026-10-17T12:00:00Z">
        <w:r>
          <w:rPr>
            <w:rFonts w:ascii="Times New Roman" w:hAnsi="Times New Roman"/>
          </w:rPr>
          <w:delText xml:space="preserve">C</w:delText>
        </w:r>
      </w:del>
      <w:ins w:id="1135" w:author="А.А. Шевцов" w:date="2026-10-17T12:00:00Z">
        <w:r>
          <w:rPr>
            <w:rFonts w:ascii="Times New Roman" w:hAnsi="Times New Roman"/>
          </w:rPr>
          <w:t xml:space="preserve">N</w:t>
        </w:r>
      </w:ins>
    </w:p>
    <w:p w14:paraId="4C855C37" w14:textId="77777777" w:rsidR="0025742C" w:rsidRPr="0025742C" w:rsidRDefault="0025742C" w:rsidP="0025742C">
      <w:pPr>
        <w:spacing w:after="0" w:line="240" w:lineRule="auto"/>
        <w:ind w:firstLine="567"/>
        <w:jc w:val="both"/>
        <w:rPr>
          <w:rFonts w:ascii="Times New Roman" w:hAnsi="Times New Roman" w:cs="Times New Roman"/>
        </w:rPr>
      </w:pPr>
      <w:del w:id="1138" w:author="А.А. Шевцов" w:date="2026-10-17T12:00:00Z">
        <w:r>
          <w:rPr>
            <w:rFonts w:ascii="Times New Roman" w:hAnsi="Times New Roman"/>
          </w:rPr>
          <w:delText xml:space="preserve">SV</w:delText>
        </w:r>
      </w:del>
      <w:ins w:id="1139" w:author="А.А. Шевцов" w:date="2026-10-17T12:00:00Z">
        <w:r>
          <w:rPr>
            <w:rFonts w:ascii="Times New Roman" w:hAnsi="Times New Roman"/>
          </w:rPr>
          <w:t xml:space="preserve">NE</w:t>
        </w:r>
      </w:ins>
    </w:p>
    <w:p w14:paraId="332F926E" w14:textId="46DDBD9A" w:rsidR="0025742C" w:rsidRPr="0025742C" w:rsidRDefault="00B5188C" w:rsidP="0025742C">
      <w:pPr>
        <w:spacing w:after="0" w:line="240" w:lineRule="auto"/>
        <w:ind w:firstLine="567"/>
        <w:jc w:val="both"/>
        <w:rPr>
          <w:rFonts w:ascii="Times New Roman" w:hAnsi="Times New Roman" w:cs="Times New Roman"/>
        </w:rPr>
      </w:pPr>
      <w:del w:id="1142" w:author="А.А. Шевцов" w:date="2026-10-17T12:00:00Z">
        <w:r>
          <w:rPr>
            <w:rFonts w:ascii="Times New Roman" w:hAnsi="Times New Roman"/>
          </w:rPr>
          <w:delText xml:space="preserve">B</w:delText>
        </w:r>
      </w:del>
      <w:ins w:id="1143" w:author="А.А. Шевцов" w:date="2026-10-17T12:00:00Z">
        <w:r>
          <w:rPr>
            <w:rFonts w:ascii="Times New Roman" w:hAnsi="Times New Roman"/>
          </w:rPr>
          <w:t xml:space="preserve">E</w:t>
        </w:r>
      </w:ins>
    </w:p>
    <w:p w14:paraId="431167BE"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lastRenderedPageBreak/>
        <w:t>SE</w:t>
      </w:r>
    </w:p>
    <w:p w14:paraId="0DC5BF70" w14:textId="77777777" w:rsidR="0025742C" w:rsidRPr="0025742C" w:rsidRDefault="0025742C" w:rsidP="0025742C">
      <w:pPr>
        <w:spacing w:after="0" w:line="240" w:lineRule="auto"/>
        <w:ind w:firstLine="567"/>
        <w:jc w:val="both"/>
        <w:rPr>
          <w:rFonts w:ascii="Times New Roman" w:hAnsi="Times New Roman" w:cs="Times New Roman"/>
        </w:rPr>
      </w:pPr>
      <w:del w:id="1146" w:author="А.А. Шевцов" w:date="2026-10-17T12:00:00Z">
        <w:r>
          <w:rPr>
            <w:rFonts w:ascii="Times New Roman" w:hAnsi="Times New Roman"/>
          </w:rPr>
          <w:delText xml:space="preserve">Yu</w:delText>
        </w:r>
      </w:del>
      <w:ins w:id="1147" w:author="А.А. Шевцов" w:date="2026-10-17T12:00:00Z">
        <w:r>
          <w:rPr>
            <w:rFonts w:ascii="Times New Roman" w:hAnsi="Times New Roman"/>
          </w:rPr>
          <w:t xml:space="preserve">S</w:t>
        </w:r>
      </w:ins>
    </w:p>
    <w:p w14:paraId="764DF63D"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SW</w:t>
      </w:r>
    </w:p>
    <w:p w14:paraId="27EC7819" w14:textId="77777777" w:rsidR="0025742C" w:rsidRPr="0025742C" w:rsidRDefault="0025742C" w:rsidP="0025742C">
      <w:pPr>
        <w:spacing w:after="0" w:line="240" w:lineRule="auto"/>
        <w:ind w:firstLine="567"/>
        <w:jc w:val="both"/>
        <w:rPr>
          <w:rFonts w:ascii="Times New Roman" w:hAnsi="Times New Roman" w:cs="Times New Roman"/>
        </w:rPr>
      </w:pPr>
      <w:del w:id="1150" w:author="А.А. Шевцов" w:date="2026-10-17T12:00:00Z">
        <w:r>
          <w:rPr>
            <w:rFonts w:ascii="Times New Roman" w:hAnsi="Times New Roman"/>
          </w:rPr>
          <w:delText xml:space="preserve">Z</w:delText>
        </w:r>
      </w:del>
      <w:ins w:id="1151" w:author="А.А. Шевцов" w:date="2026-10-17T12:00:00Z">
        <w:r>
          <w:rPr>
            <w:rFonts w:ascii="Times New Roman" w:hAnsi="Times New Roman"/>
          </w:rPr>
          <w:t xml:space="preserve">W</w:t>
        </w:r>
      </w:ins>
    </w:p>
    <w:p w14:paraId="448A8CFD" w14:textId="35C82D53" w:rsidR="0025742C" w:rsidRDefault="0025742C" w:rsidP="0025742C">
      <w:pPr>
        <w:spacing w:after="0" w:line="240" w:lineRule="auto"/>
        <w:ind w:firstLine="567"/>
        <w:jc w:val="both"/>
        <w:rPr>
          <w:rFonts w:ascii="Times New Roman" w:hAnsi="Times New Roman" w:cs="Times New Roman"/>
        </w:rPr>
      </w:pPr>
      <w:del w:id="1154" w:author="А.А. Шевцов" w:date="2026-10-17T12:00:00Z">
        <w:r>
          <w:rPr>
            <w:rFonts w:ascii="Times New Roman" w:hAnsi="Times New Roman"/>
          </w:rPr>
          <w:delText xml:space="preserve">SZ</w:delText>
        </w:r>
      </w:del>
      <w:ins w:id="1155" w:author="А.А. Шевцов" w:date="2026-10-17T12:00:00Z">
        <w:r>
          <w:rPr>
            <w:rFonts w:ascii="Times New Roman" w:hAnsi="Times New Roman"/>
          </w:rPr>
          <w:t xml:space="preserve">NW</w:t>
        </w:r>
      </w:ins>
    </w:p>
    <w:p w14:paraId="4FD964B2" w14:textId="77777777" w:rsidR="0025742C" w:rsidRDefault="0025742C" w:rsidP="0025742C">
      <w:pPr>
        <w:spacing w:after="0" w:line="240" w:lineRule="auto"/>
        <w:jc w:val="center"/>
        <w:rPr>
          <w:rFonts w:ascii="Times New Roman" w:hAnsi="Times New Roman" w:cs="Times New Roman"/>
          <w:sz w:val="24"/>
        </w:rPr>
      </w:pPr>
      <w:r>
        <w:rPr>
          <w:rFonts w:ascii="Times New Roman" w:hAnsi="Times New Roman"/>
          <w:b/>
          <w:sz w:val="24"/>
        </w:rPr>
        <w:t xml:space="preserve">Fig. 2. </w:t>
      </w:r>
      <w:r>
        <w:rPr>
          <w:rFonts w:ascii="Times New Roman" w:hAnsi="Times New Roman"/>
          <w:sz w:val="24"/>
        </w:rPr>
        <w:t xml:space="preserve">Morphotypes of development </w:t>
      </w:r>
      <w:del w:id="1130" w:author="А.А. Шевцов" w:date="2026-10-17T12:00:00Z">
        <w:r>
          <w:rPr>
            <w:rFonts w:ascii="Times New Roman" w:hAnsi="Times New Roman"/>
            <w:sz w:val="24"/>
          </w:rPr>
          <w:delText xml:space="preserve">in the Voronezh region and its</w:delText>
        </w:r>
      </w:del>
      <w:ins w:id="1131" w:author="А.А. Шевцов" w:date="2026-10-17T12:00:00Z">
        <w:r>
          <w:rPr>
            <w:rFonts w:ascii="Times New Roman" w:hAnsi="Times New Roman"/>
            <w:sz w:val="24"/>
          </w:rPr>
          <w:t xml:space="preserve">of the territory of Voronezh and its immediate</w:t>
        </w:r>
      </w:ins>
      <w:r>
        <w:rPr>
          <w:rFonts w:ascii="Times New Roman" w:hAnsi="Times New Roman"/>
          <w:sz w:val="24"/>
        </w:rPr>
        <w:t xml:space="preserve"> suburbs </w:t>
      </w:r>
    </w:p>
    <w:p w14:paraId="61F8E67D" w14:textId="77777777" w:rsidR="0025742C" w:rsidRDefault="0025742C" w:rsidP="0025742C">
      <w:pPr>
        <w:spacing w:after="0" w:line="240" w:lineRule="auto"/>
        <w:jc w:val="center"/>
        <w:rPr>
          <w:rFonts w:ascii="Times New Roman" w:hAnsi="Times New Roman" w:cs="Times New Roman"/>
          <w:b/>
          <w:sz w:val="24"/>
        </w:rPr>
      </w:pPr>
      <w:r>
        <w:rPr>
          <w:rFonts w:ascii="Times New Roman" w:hAnsi="Times New Roman"/>
          <w:sz w:val="24"/>
        </w:rPr>
        <w:t>in 1992–2025</w:t>
      </w:r>
    </w:p>
    <w:p w14:paraId="24AF43D8" w14:textId="77777777" w:rsidR="0025742C" w:rsidRPr="00B246D4"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Source: compiled by the author </w:t>
      </w:r>
      <w:r>
        <w:rPr>
          <w:rFonts w:ascii="Times New Roman" w:hAnsi="Times New Roman"/>
          <w:bCs/>
        </w:rPr>
        <w:t xml:space="preserve">based on the following sources: </w:t>
      </w:r>
      <w:r>
        <w:rPr>
          <w:rFonts w:ascii="Times New Roman" w:hAnsi="Times New Roman"/>
        </w:rPr>
        <w:t xml:space="preserve">Unified State Register of Real Estate (Rosreestr), the </w:t>
      </w:r>
      <w:del w:id="1208" w:author="А.А. Шевцов" w:date="2026-10-17T12:00:00Z">
        <w:r>
          <w:rPr>
            <w:rFonts w:ascii="Times New Roman" w:hAnsi="Times New Roman"/>
          </w:rPr>
          <w:delText xml:space="preserve">"</w:delText>
        </w:r>
      </w:del>
      <w:ins w:id="1209" w:author="А.А. Шевцов" w:date="2026-10-17T12:00:00Z">
        <w:r>
          <w:rPr>
            <w:rFonts w:ascii="Times New Roman" w:hAnsi="Times New Roman"/>
          </w:rPr>
          <w:t xml:space="preserve">“</w:t>
        </w:r>
      </w:ins>
      <w:r>
        <w:rPr>
          <w:rFonts w:ascii="Times New Roman" w:hAnsi="Times New Roman"/>
        </w:rPr>
        <w:t xml:space="preserve">How old is this house</w:t>
      </w:r>
      <w:del w:id="1206" w:author="А.А. Шевцов" w:date="2026-10-17T12:00:00Z">
        <w:r>
          <w:rPr>
            <w:rFonts w:ascii="Times New Roman" w:hAnsi="Times New Roman"/>
          </w:rPr>
          <w:delText xml:space="preserve">"</w:delText>
        </w:r>
      </w:del>
      <w:ins w:id="1207" w:author="А.А. Шевцов" w:date="2026-10-17T12:00:00Z">
        <w:r>
          <w:rPr>
            <w:rFonts w:ascii="Times New Roman" w:hAnsi="Times New Roman"/>
          </w:rPr>
          <w:t xml:space="preserve">”</w:t>
        </w:r>
      </w:ins>
      <w:r>
        <w:rPr>
          <w:rFonts w:ascii="Times New Roman" w:hAnsi="Times New Roman"/>
        </w:rPr>
        <w:t xml:space="preserve"> project, the OpenStreetMap (OSM) project, Landsat satellite images.</w:t>
      </w:r>
    </w:p>
    <w:p w14:paraId="53E5EC82" w14:textId="77777777" w:rsidR="0025742C" w:rsidRDefault="0025742C" w:rsidP="0025742C">
      <w:pPr>
        <w:spacing w:after="0" w:line="240" w:lineRule="auto"/>
        <w:ind w:firstLine="567"/>
        <w:jc w:val="both"/>
        <w:rPr>
          <w:rFonts w:ascii="Times New Roman" w:hAnsi="Times New Roman" w:cs="Times New Roman"/>
        </w:rPr>
      </w:pPr>
    </w:p>
    <w:p w14:paraId="4D8D47A6"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Key:</w:t>
      </w:r>
    </w:p>
    <w:p w14:paraId="40027AF4"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Morphotypes of development </w:t>
      </w:r>
      <w:del w:id="1132" w:author="А.А. Шевцов" w:date="2026-10-17T12:00:00Z">
        <w:r>
          <w:rPr>
            <w:rFonts w:ascii="Times New Roman" w:hAnsi="Times New Roman"/>
          </w:rPr>
          <w:delText xml:space="preserve">1992–2005</w:delText>
        </w:r>
      </w:del>
      <w:ins w:id="1133" w:author="А.А. Шевцов" w:date="2026-10-17T12:00:00Z">
        <w:r>
          <w:rPr>
            <w:rFonts w:ascii="Times New Roman" w:hAnsi="Times New Roman"/>
          </w:rPr>
          <w:t xml:space="preserve">1992–2025</w:t>
        </w:r>
      </w:ins>
    </w:p>
    <w:p w14:paraId="3A33BFB4" w14:textId="77777777" w:rsidR="0025742C" w:rsidRPr="0025742C" w:rsidRDefault="0025742C" w:rsidP="0025742C">
      <w:pPr>
        <w:spacing w:after="0" w:line="240" w:lineRule="auto"/>
        <w:ind w:firstLine="567"/>
        <w:jc w:val="both"/>
        <w:rPr>
          <w:rFonts w:ascii="Times New Roman" w:hAnsi="Times New Roman" w:cs="Times New Roman"/>
        </w:rPr>
      </w:pPr>
      <w:del w:id="1110" w:author="А.А. Шевцов" w:date="2026-10-17T12:00:00Z">
        <w:r>
          <w:rPr>
            <w:rFonts w:ascii="Times New Roman" w:hAnsi="Times New Roman"/>
          </w:rPr>
          <w:delText xml:space="preserve">Multi-storey</w:delText>
        </w:r>
      </w:del>
      <w:ins w:id="1111" w:author="А.А. Шевцов" w:date="2026-10-17T12:00:00Z">
        <w:r>
          <w:rPr>
            <w:rFonts w:ascii="Times New Roman" w:hAnsi="Times New Roman"/>
          </w:rPr>
          <w:t xml:space="preserve">Multistory</w:t>
        </w:r>
      </w:ins>
    </w:p>
    <w:p w14:paraId="6E4E26CB"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Low-rise</w:t>
      </w:r>
    </w:p>
    <w:p w14:paraId="473321BF"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Industrial</w:t>
      </w:r>
    </w:p>
    <w:p w14:paraId="0FA27ABA"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Large-scale retail facilities</w:t>
      </w:r>
    </w:p>
    <w:p w14:paraId="674AD8FB" w14:textId="77777777" w:rsidR="0025742C" w:rsidRPr="0025742C" w:rsidRDefault="0025742C" w:rsidP="0025742C">
      <w:pPr>
        <w:spacing w:after="0" w:line="240" w:lineRule="auto"/>
        <w:ind w:firstLine="567"/>
        <w:jc w:val="both"/>
        <w:rPr>
          <w:rFonts w:ascii="Times New Roman" w:hAnsi="Times New Roman" w:cs="Times New Roman"/>
        </w:rPr>
      </w:pPr>
    </w:p>
    <w:p w14:paraId="3D7303DA"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Study area</w:t>
      </w:r>
    </w:p>
    <w:p w14:paraId="0067A6E7"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Boundaries of analytical sectors</w:t>
      </w:r>
    </w:p>
    <w:p w14:paraId="237AA431"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Belt of suburban shopping centers</w:t>
      </w:r>
    </w:p>
    <w:p w14:paraId="32F9AF17"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Highways</w:t>
      </w:r>
    </w:p>
    <w:p w14:paraId="2FBECB91"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Built-up area 1991</w:t>
      </w:r>
    </w:p>
    <w:p w14:paraId="459434B8" w14:textId="77777777" w:rsidR="0025742C" w:rsidRPr="0025742C" w:rsidRDefault="0025742C" w:rsidP="0025742C">
      <w:pPr>
        <w:spacing w:after="0" w:line="240" w:lineRule="auto"/>
        <w:ind w:firstLine="567"/>
        <w:jc w:val="both"/>
        <w:rPr>
          <w:rFonts w:ascii="Times New Roman" w:hAnsi="Times New Roman" w:cs="Times New Roman"/>
        </w:rPr>
      </w:pPr>
    </w:p>
    <w:p w14:paraId="61B755C7"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M-4 </w:t>
      </w:r>
      <w:del w:id="1212" w:author="А.А. Шевцов" w:date="2026-10-17T12:00:00Z">
        <w:r>
          <w:rPr>
            <w:rFonts w:ascii="Times New Roman" w:hAnsi="Times New Roman"/>
          </w:rPr>
          <w:delText xml:space="preserve">"</w:delText>
        </w:r>
      </w:del>
      <w:ins w:id="1213" w:author="А.А. Шевцов" w:date="2026-10-17T12:00:00Z">
        <w:r>
          <w:rPr>
            <w:rFonts w:ascii="Times New Roman" w:hAnsi="Times New Roman"/>
          </w:rPr>
          <w:t xml:space="preserve">“</w:t>
        </w:r>
      </w:ins>
      <w:r>
        <w:rPr>
          <w:rFonts w:ascii="Times New Roman" w:hAnsi="Times New Roman"/>
        </w:rPr>
        <w:t xml:space="preserve">Don</w:t>
      </w:r>
      <w:del w:id="1210" w:author="А.А. Шевцов" w:date="2026-10-17T12:00:00Z">
        <w:r>
          <w:rPr>
            <w:rFonts w:ascii="Times New Roman" w:hAnsi="Times New Roman"/>
          </w:rPr>
          <w:delText xml:space="preserve">"</w:delText>
        </w:r>
      </w:del>
      <w:ins w:id="1211" w:author="А.А. Шевцов" w:date="2026-10-17T12:00:00Z">
        <w:r>
          <w:rPr>
            <w:rFonts w:ascii="Times New Roman" w:hAnsi="Times New Roman"/>
          </w:rPr>
          <w:t xml:space="preserve">”</w:t>
        </w:r>
      </w:ins>
    </w:p>
    <w:p w14:paraId="51629273"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village of Yamnoye</w:t>
      </w:r>
    </w:p>
    <w:p w14:paraId="4D9939D7"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Semiluki</w:t>
      </w:r>
    </w:p>
    <w:p w14:paraId="0A4CD4CF"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Voronezh</w:t>
      </w:r>
    </w:p>
    <w:p w14:paraId="408CCBA9"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village of Novaya Usman</w:t>
      </w:r>
    </w:p>
    <w:p w14:paraId="746DF0A7" w14:textId="77777777" w:rsidR="0025742C" w:rsidRPr="0025742C" w:rsidRDefault="0025742C" w:rsidP="0025742C">
      <w:pPr>
        <w:spacing w:after="0" w:line="240" w:lineRule="auto"/>
        <w:ind w:firstLine="567"/>
        <w:jc w:val="both"/>
        <w:rPr>
          <w:rFonts w:ascii="Times New Roman" w:hAnsi="Times New Roman" w:cs="Times New Roman"/>
        </w:rPr>
      </w:pPr>
    </w:p>
    <w:p w14:paraId="38B623D7" w14:textId="265F01D5" w:rsidR="0025742C" w:rsidRPr="0025742C" w:rsidRDefault="00B5188C" w:rsidP="0025742C">
      <w:pPr>
        <w:spacing w:after="0" w:line="240" w:lineRule="auto"/>
        <w:ind w:firstLine="567"/>
        <w:jc w:val="both"/>
        <w:rPr>
          <w:rFonts w:ascii="Times New Roman" w:hAnsi="Times New Roman" w:cs="Times New Roman"/>
        </w:rPr>
      </w:pPr>
      <w:del w:id="1136" w:author="А.А. Шевцов" w:date="2026-10-17T12:00:00Z">
        <w:r>
          <w:rPr>
            <w:rFonts w:ascii="Times New Roman" w:hAnsi="Times New Roman"/>
          </w:rPr>
          <w:delText xml:space="preserve">C</w:delText>
        </w:r>
      </w:del>
      <w:ins w:id="1137" w:author="А.А. Шевцов" w:date="2026-10-17T12:00:00Z">
        <w:r>
          <w:rPr>
            <w:rFonts w:ascii="Times New Roman" w:hAnsi="Times New Roman"/>
          </w:rPr>
          <w:t xml:space="preserve">N</w:t>
        </w:r>
      </w:ins>
    </w:p>
    <w:p w14:paraId="3E89BB9C" w14:textId="77777777" w:rsidR="0025742C" w:rsidRPr="0025742C" w:rsidRDefault="0025742C" w:rsidP="0025742C">
      <w:pPr>
        <w:spacing w:after="0" w:line="240" w:lineRule="auto"/>
        <w:ind w:firstLine="567"/>
        <w:jc w:val="both"/>
        <w:rPr>
          <w:rFonts w:ascii="Times New Roman" w:hAnsi="Times New Roman" w:cs="Times New Roman"/>
        </w:rPr>
      </w:pPr>
      <w:del w:id="1140" w:author="А.А. Шевцов" w:date="2026-10-17T12:00:00Z">
        <w:r>
          <w:rPr>
            <w:rFonts w:ascii="Times New Roman" w:hAnsi="Times New Roman"/>
          </w:rPr>
          <w:delText xml:space="preserve">SV</w:delText>
        </w:r>
      </w:del>
      <w:ins w:id="1141" w:author="А.А. Шевцов" w:date="2026-10-17T12:00:00Z">
        <w:r>
          <w:rPr>
            <w:rFonts w:ascii="Times New Roman" w:hAnsi="Times New Roman"/>
          </w:rPr>
          <w:t xml:space="preserve">NE</w:t>
        </w:r>
      </w:ins>
    </w:p>
    <w:p w14:paraId="44EF149B" w14:textId="77777777" w:rsidR="0025742C" w:rsidRPr="0025742C" w:rsidRDefault="0025742C" w:rsidP="0025742C">
      <w:pPr>
        <w:spacing w:after="0" w:line="240" w:lineRule="auto"/>
        <w:ind w:firstLine="567"/>
        <w:jc w:val="both"/>
        <w:rPr>
          <w:rFonts w:ascii="Times New Roman" w:hAnsi="Times New Roman" w:cs="Times New Roman"/>
        </w:rPr>
      </w:pPr>
      <w:del w:id="1144" w:author="А.А. Шевцов" w:date="2026-10-17T12:00:00Z">
        <w:r>
          <w:rPr>
            <w:rFonts w:ascii="Times New Roman" w:hAnsi="Times New Roman"/>
          </w:rPr>
          <w:delText xml:space="preserve">IN</w:delText>
        </w:r>
      </w:del>
      <w:ins w:id="1145" w:author="А.А. Шевцов" w:date="2026-10-17T12:00:00Z">
        <w:r>
          <w:rPr>
            <w:rFonts w:ascii="Times New Roman" w:hAnsi="Times New Roman"/>
          </w:rPr>
          <w:t xml:space="preserve">E</w:t>
        </w:r>
      </w:ins>
    </w:p>
    <w:p w14:paraId="22F65C58"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SE</w:t>
      </w:r>
    </w:p>
    <w:p w14:paraId="6041743C" w14:textId="77777777" w:rsidR="0025742C" w:rsidRPr="0025742C" w:rsidRDefault="0025742C" w:rsidP="0025742C">
      <w:pPr>
        <w:spacing w:after="0" w:line="240" w:lineRule="auto"/>
        <w:ind w:firstLine="567"/>
        <w:jc w:val="both"/>
        <w:rPr>
          <w:rFonts w:ascii="Times New Roman" w:hAnsi="Times New Roman" w:cs="Times New Roman"/>
        </w:rPr>
      </w:pPr>
      <w:del w:id="1148" w:author="А.А. Шевцов" w:date="2026-10-17T12:00:00Z">
        <w:r>
          <w:rPr>
            <w:rFonts w:ascii="Times New Roman" w:hAnsi="Times New Roman"/>
          </w:rPr>
          <w:delText xml:space="preserve">Yu</w:delText>
        </w:r>
      </w:del>
      <w:ins w:id="1149" w:author="А.А. Шевцов" w:date="2026-10-17T12:00:00Z">
        <w:r>
          <w:rPr>
            <w:rFonts w:ascii="Times New Roman" w:hAnsi="Times New Roman"/>
          </w:rPr>
          <w:t xml:space="preserve">S</w:t>
        </w:r>
      </w:ins>
    </w:p>
    <w:p w14:paraId="4A14FA96"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SW</w:t>
      </w:r>
    </w:p>
    <w:p w14:paraId="21DE2FB3" w14:textId="77777777" w:rsidR="0025742C" w:rsidRPr="0025742C" w:rsidRDefault="0025742C" w:rsidP="0025742C">
      <w:pPr>
        <w:spacing w:after="0" w:line="240" w:lineRule="auto"/>
        <w:ind w:firstLine="567"/>
        <w:jc w:val="both"/>
        <w:rPr>
          <w:rFonts w:ascii="Times New Roman" w:hAnsi="Times New Roman" w:cs="Times New Roman"/>
        </w:rPr>
      </w:pPr>
      <w:del w:id="1152" w:author="А.А. Шевцов" w:date="2026-10-17T12:00:00Z">
        <w:r>
          <w:rPr>
            <w:rFonts w:ascii="Times New Roman" w:hAnsi="Times New Roman"/>
          </w:rPr>
          <w:delText xml:space="preserve">Z</w:delText>
        </w:r>
      </w:del>
      <w:ins w:id="1153" w:author="А.А. Шевцов" w:date="2026-10-17T12:00:00Z">
        <w:r>
          <w:rPr>
            <w:rFonts w:ascii="Times New Roman" w:hAnsi="Times New Roman"/>
          </w:rPr>
          <w:t xml:space="preserve">W</w:t>
        </w:r>
      </w:ins>
    </w:p>
    <w:p w14:paraId="4B01576B" w14:textId="63D8AC62" w:rsidR="0025742C" w:rsidRDefault="0025742C" w:rsidP="0025742C">
      <w:pPr>
        <w:spacing w:after="0" w:line="240" w:lineRule="auto"/>
        <w:ind w:firstLine="567"/>
        <w:jc w:val="both"/>
        <w:rPr>
          <w:rFonts w:ascii="Times New Roman" w:hAnsi="Times New Roman" w:cs="Times New Roman"/>
        </w:rPr>
      </w:pPr>
      <w:del w:id="1156" w:author="А.А. Шевцов" w:date="2026-10-17T12:00:00Z">
        <w:r>
          <w:rPr>
            <w:rFonts w:ascii="Times New Roman" w:hAnsi="Times New Roman"/>
          </w:rPr>
          <w:delText xml:space="preserve">SZ</w:delText>
        </w:r>
      </w:del>
      <w:ins w:id="1157" w:author="А.А. Шевцов" w:date="2026-10-17T12:00:00Z">
        <w:r>
          <w:rPr>
            <w:rFonts w:ascii="Times New Roman" w:hAnsi="Times New Roman"/>
          </w:rPr>
          <w:t xml:space="preserve">NW</w:t>
        </w:r>
      </w:ins>
    </w:p>
    <w:p w14:paraId="6A39CFAE" w14:textId="77777777" w:rsidR="0025742C" w:rsidRDefault="0025742C" w:rsidP="0025742C">
      <w:pPr>
        <w:spacing w:after="0" w:line="240" w:lineRule="auto"/>
        <w:jc w:val="center"/>
        <w:rPr>
          <w:rFonts w:ascii="Times New Roman" w:hAnsi="Times New Roman" w:cs="Times New Roman"/>
          <w:sz w:val="24"/>
        </w:rPr>
      </w:pPr>
      <w:r>
        <w:rPr>
          <w:rFonts w:ascii="Times New Roman" w:hAnsi="Times New Roman"/>
          <w:b/>
          <w:sz w:val="24"/>
        </w:rPr>
        <w:t xml:space="preserve">Fig. 3. </w:t>
      </w:r>
      <w:r>
        <w:rPr>
          <w:rFonts w:ascii="Times New Roman" w:hAnsi="Times New Roman"/>
          <w:sz w:val="24"/>
        </w:rPr>
        <w:t>Territorial growth of Voronezh in 1992–2025</w:t>
      </w:r>
    </w:p>
    <w:p w14:paraId="46E1472A" w14:textId="77777777" w:rsidR="0025742C" w:rsidRPr="00B246D4"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Source: compiled by the author </w:t>
      </w:r>
      <w:r>
        <w:rPr>
          <w:rFonts w:ascii="Times New Roman" w:hAnsi="Times New Roman"/>
          <w:bCs/>
        </w:rPr>
        <w:t xml:space="preserve">based on the following sources: </w:t>
      </w:r>
      <w:r>
        <w:rPr>
          <w:rFonts w:ascii="Times New Roman" w:hAnsi="Times New Roman"/>
        </w:rPr>
        <w:t xml:space="preserve">Unified State Register of Real Estate (Rosreestr), the </w:t>
      </w:r>
      <w:del w:id="1216" w:author="А.А. Шевцов" w:date="2026-10-17T12:00:00Z">
        <w:r>
          <w:rPr>
            <w:rFonts w:ascii="Times New Roman" w:hAnsi="Times New Roman"/>
          </w:rPr>
          <w:delText xml:space="preserve">"</w:delText>
        </w:r>
      </w:del>
      <w:ins w:id="1217" w:author="А.А. Шевцов" w:date="2026-10-17T12:00:00Z">
        <w:r>
          <w:rPr>
            <w:rFonts w:ascii="Times New Roman" w:hAnsi="Times New Roman"/>
          </w:rPr>
          <w:t xml:space="preserve">“</w:t>
        </w:r>
      </w:ins>
      <w:r>
        <w:rPr>
          <w:rFonts w:ascii="Times New Roman" w:hAnsi="Times New Roman"/>
        </w:rPr>
        <w:t xml:space="preserve">How old is this house</w:t>
      </w:r>
      <w:del w:id="1214" w:author="А.А. Шевцов" w:date="2026-10-17T12:00:00Z">
        <w:r>
          <w:rPr>
            <w:rFonts w:ascii="Times New Roman" w:hAnsi="Times New Roman"/>
          </w:rPr>
          <w:delText xml:space="preserve">"</w:delText>
        </w:r>
      </w:del>
      <w:ins w:id="1215" w:author="А.А. Шевцов" w:date="2026-10-17T12:00:00Z">
        <w:r>
          <w:rPr>
            <w:rFonts w:ascii="Times New Roman" w:hAnsi="Times New Roman"/>
          </w:rPr>
          <w:t xml:space="preserve">”</w:t>
        </w:r>
      </w:ins>
      <w:r>
        <w:rPr>
          <w:rFonts w:ascii="Times New Roman" w:hAnsi="Times New Roman"/>
        </w:rPr>
        <w:t xml:space="preserve"> project, the OpenStreetMap (OSM) project, Landsat satellite images.</w:t>
      </w:r>
    </w:p>
    <w:p w14:paraId="74A1360D" w14:textId="77777777" w:rsidR="0025742C" w:rsidRDefault="0025742C" w:rsidP="0025742C">
      <w:pPr>
        <w:spacing w:after="0" w:line="240" w:lineRule="auto"/>
        <w:ind w:firstLine="567"/>
        <w:jc w:val="both"/>
        <w:rPr>
          <w:rFonts w:ascii="Times New Roman" w:hAnsi="Times New Roman" w:cs="Times New Roman"/>
        </w:rPr>
      </w:pPr>
    </w:p>
    <w:p w14:paraId="1F9FB16A"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Key:</w:t>
      </w:r>
    </w:p>
    <w:p w14:paraId="4C65E814"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Built-up area at the beginning of the stage</w:t>
      </w:r>
    </w:p>
    <w:p w14:paraId="7C85266C"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 xml:space="preserve">incl. </w:t>
      </w:r>
      <w:del w:id="1220" w:author="А.А. Шевцов" w:date="2026-10-17T12:00:00Z">
        <w:r>
          <w:rPr>
            <w:rFonts w:ascii="Times New Roman" w:hAnsi="Times New Roman"/>
          </w:rPr>
          <w:delText xml:space="preserve">"</w:delText>
        </w:r>
      </w:del>
      <w:ins w:id="1221" w:author="А.А. Шевцов" w:date="2026-10-17T12:00:00Z">
        <w:r>
          <w:rPr>
            <w:rFonts w:ascii="Times New Roman" w:hAnsi="Times New Roman"/>
          </w:rPr>
          <w:t xml:space="preserve">“</w:t>
        </w:r>
      </w:ins>
      <w:r>
        <w:rPr>
          <w:rFonts w:ascii="Times New Roman" w:hAnsi="Times New Roman"/>
        </w:rPr>
        <w:t xml:space="preserve">physical city</w:t>
      </w:r>
      <w:del w:id="1218" w:author="А.А. Шевцов" w:date="2026-10-17T12:00:00Z">
        <w:r>
          <w:rPr>
            <w:rFonts w:ascii="Times New Roman" w:hAnsi="Times New Roman"/>
          </w:rPr>
          <w:delText xml:space="preserve">"</w:delText>
        </w:r>
      </w:del>
      <w:ins w:id="1219" w:author="А.А. Шевцов" w:date="2026-10-17T12:00:00Z">
        <w:r>
          <w:rPr>
            <w:rFonts w:ascii="Times New Roman" w:hAnsi="Times New Roman"/>
          </w:rPr>
          <w:t xml:space="preserve">”</w:t>
        </w:r>
      </w:ins>
    </w:p>
    <w:p w14:paraId="1B1FF14D"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Territorial growth</w:t>
      </w:r>
    </w:p>
    <w:p w14:paraId="3378D863" w14:textId="77777777" w:rsidR="0025742C" w:rsidRPr="0025742C" w:rsidRDefault="0025742C" w:rsidP="0025742C">
      <w:pPr>
        <w:spacing w:after="0" w:line="240" w:lineRule="auto"/>
        <w:ind w:firstLine="567"/>
        <w:jc w:val="both"/>
        <w:rPr>
          <w:rFonts w:ascii="Times New Roman" w:hAnsi="Times New Roman" w:cs="Times New Roman"/>
        </w:rPr>
      </w:pPr>
      <w:r>
        <w:rPr>
          <w:rFonts w:ascii="Times New Roman" w:hAnsi="Times New Roman"/>
        </w:rPr>
        <w:t>Study area</w:t>
      </w:r>
    </w:p>
    <w:p w14:paraId="58E08900" w14:textId="3E121765" w:rsidR="0025742C" w:rsidRPr="00755F9F" w:rsidRDefault="0025742C" w:rsidP="0025742C">
      <w:pPr>
        <w:spacing w:after="0" w:line="240" w:lineRule="auto"/>
        <w:ind w:firstLine="567"/>
        <w:jc w:val="both"/>
        <w:rPr>
          <w:rFonts w:ascii="Times New Roman" w:hAnsi="Times New Roman" w:cs="Times New Roman"/>
        </w:rPr>
      </w:pPr>
      <w:r>
        <w:rPr>
          <w:rFonts w:ascii="Times New Roman" w:hAnsi="Times New Roman"/>
        </w:rPr>
        <w:t>Highways</w:t>
      </w:r>
    </w:p>
    <w:p w14:paraId="43903048" w14:textId="77777777" w:rsidR="0025742C" w:rsidRPr="0025742C" w:rsidRDefault="0025742C" w:rsidP="00E054DA">
      <w:pPr>
        <w:jc w:val="right"/>
        <w:rPr>
          <w:rFonts w:ascii="Times New Roman" w:hAnsi="Times New Roman" w:cs="Times New Roman"/>
          <w:bCs/>
          <w:i/>
          <w:sz w:val="24"/>
        </w:rPr>
      </w:pPr>
    </w:p>
    <w:sectPr w:rsidR="0025742C" w:rsidRPr="0025742C" w:rsidSect="00782E0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8DDF" w14:textId="77777777" w:rsidR="0007300F" w:rsidRDefault="0007300F">
      <w:pPr>
        <w:spacing w:after="0" w:line="240" w:lineRule="auto"/>
      </w:pPr>
      <w:r>
        <w:separator/>
      </w:r>
    </w:p>
  </w:endnote>
  <w:endnote w:type="continuationSeparator" w:id="0">
    <w:p w14:paraId="65C82B30" w14:textId="77777777" w:rsidR="0007300F" w:rsidRDefault="00073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379D5" w14:textId="77777777" w:rsidR="0007300F" w:rsidRDefault="0007300F">
      <w:pPr>
        <w:spacing w:after="0" w:line="240" w:lineRule="auto"/>
      </w:pPr>
      <w:r>
        <w:separator/>
      </w:r>
    </w:p>
  </w:footnote>
  <w:footnote w:type="continuationSeparator" w:id="0">
    <w:p w14:paraId="791D943A" w14:textId="77777777" w:rsidR="0007300F" w:rsidRDefault="0007300F">
      <w:pPr>
        <w:spacing w:after="0" w:line="240" w:lineRule="auto"/>
      </w:pPr>
      <w:r>
        <w:continuationSeparator/>
      </w:r>
    </w:p>
  </w:footnote>
  <w:footnote w:id="1">
    <w:p w14:paraId="55ECECAD" w14:textId="62DA69F3" w:rsidR="002E0E39" w:rsidRPr="000F2709" w:rsidRDefault="00440A35" w:rsidP="00DC4271">
      <w:pPr>
        <w:pStyle w:val="aff"/>
        <w:ind w:firstLine="567"/>
        <w:jc w:val="both"/>
        <w:rPr>
          <w:rFonts w:ascii="Times New Roman" w:hAnsi="Times New Roman" w:cs="Times New Roman"/>
        </w:rPr>
      </w:pPr>
      <w:r>
        <w:rPr>
          <w:rStyle w:val="aff1"/>
          <w:rFonts w:ascii="Times New Roman" w:hAnsi="Times New Roman" w:cs="Times New Roman"/>
        </w:rPr>
        <w:footnoteRef/>
      </w:r>
      <w:r>
        <w:rPr>
          <w:rFonts w:ascii="Times New Roman" w:hAnsi="Times New Roman"/>
        </w:rPr>
        <w:t xml:space="preserve"> Spatial data portal National Spatial Data System. https://nspd.gov.ru (date </w:t>
      </w:r>
      <w:del w:id="906" w:author="А.А. Шевцов" w:date="2026-10-17T12:00:00Z">
        <w:r>
          <w:rPr>
            <w:rFonts w:ascii="Times New Roman" w:hAnsi="Times New Roman"/>
          </w:rPr>
          <w:delText xml:space="preserve">accessed:</w:delText>
        </w:r>
      </w:del>
      <w:ins w:id="907" w:author="А.А. Шевцов" w:date="2026-10-17T12:00:00Z">
        <w:r>
          <w:rPr>
            <w:rFonts w:ascii="Times New Roman" w:hAnsi="Times New Roman"/>
          </w:rPr>
          <w:t xml:space="preserve">of access:</w:t>
        </w:r>
      </w:ins>
      <w:r>
        <w:rPr>
          <w:rFonts w:ascii="Times New Roman" w:hAnsi="Times New Roman"/>
        </w:rPr>
        <w:t xml:space="preserve"> 02.03.2026).</w:t>
      </w:r>
    </w:p>
  </w:footnote>
  <w:footnote w:id="2">
    <w:p w14:paraId="7D408B73" w14:textId="057FB6FB" w:rsidR="002E0E39" w:rsidRPr="00FE5DE5" w:rsidRDefault="00440A35" w:rsidP="00DC4271">
      <w:pPr>
        <w:pStyle w:val="aff"/>
        <w:ind w:firstLine="567"/>
        <w:jc w:val="both"/>
      </w:pPr>
      <w:r>
        <w:rPr>
          <w:rStyle w:val="aff1"/>
        </w:rPr>
        <w:footnoteRef/>
      </w:r>
      <w:r>
        <w:t xml:space="preserve"> </w:t>
      </w:r>
      <w:r>
        <w:rPr>
          <w:rFonts w:ascii="Times New Roman" w:hAnsi="Times New Roman"/>
        </w:rPr>
        <w:t xml:space="preserve">Kontikimaps. </w:t>
      </w:r>
      <w:del w:id="920" w:author="А.А. Шевцов" w:date="2026-10-17T12:00:00Z">
        <w:r>
          <w:rPr>
            <w:rFonts w:ascii="Times New Roman" w:hAnsi="Times New Roman"/>
          </w:rPr>
          <w:delText xml:space="preserve">"</w:delText>
        </w:r>
      </w:del>
      <w:ins w:id="921" w:author="А.А. Шевцов" w:date="2026-10-17T12:00:00Z">
        <w:r>
          <w:rPr>
            <w:rFonts w:ascii="Times New Roman" w:hAnsi="Times New Roman"/>
          </w:rPr>
          <w:t xml:space="preserve">“</w:t>
        </w:r>
      </w:ins>
      <w:r>
        <w:rPr>
          <w:rFonts w:ascii="Times New Roman" w:hAnsi="Times New Roman"/>
        </w:rPr>
        <w:t xml:space="preserve">How Old is This House.</w:t>
      </w:r>
      <w:del w:id="918" w:author="А.А. Шевцов" w:date="2026-10-17T12:00:00Z">
        <w:r>
          <w:rPr>
            <w:rFonts w:ascii="Times New Roman" w:hAnsi="Times New Roman"/>
          </w:rPr>
          <w:delText xml:space="preserve">"</w:delText>
        </w:r>
      </w:del>
      <w:ins w:id="919" w:author="А.А. Шевцов" w:date="2026-10-17T12:00:00Z">
        <w:r>
          <w:rPr>
            <w:rFonts w:ascii="Times New Roman" w:hAnsi="Times New Roman"/>
          </w:rPr>
          <w:t xml:space="preserve">”</w:t>
        </w:r>
      </w:ins>
      <w:r>
        <w:rPr>
          <w:rFonts w:ascii="Times New Roman" w:hAnsi="Times New Roman"/>
        </w:rPr>
        <w:t xml:space="preserve"> https://kontikimaps.ru/hoith </w:t>
      </w:r>
      <w:del w:id="910" w:author="А.А. Шевцов" w:date="2026-10-17T12:00:00Z">
        <w:r>
          <w:rPr>
            <w:rFonts w:ascii="Times New Roman" w:hAnsi="Times New Roman"/>
          </w:rPr>
          <w:delText xml:space="preserve">(accessed:</w:delText>
        </w:r>
      </w:del>
      <w:ins w:id="911" w:author="А.А. Шевцов" w:date="2026-10-17T12:00:00Z">
        <w:r>
          <w:rPr>
            <w:rFonts w:ascii="Times New Roman" w:hAnsi="Times New Roman"/>
          </w:rPr>
          <w:t xml:space="preserve">(date of access:</w:t>
        </w:r>
      </w:ins>
      <w:r>
        <w:rPr>
          <w:rFonts w:ascii="Times New Roman" w:hAnsi="Times New Roman"/>
        </w:rPr>
        <w:t xml:space="preserve"> 02.03.2026).</w:t>
      </w:r>
    </w:p>
  </w:footnote>
  <w:footnote w:id="3">
    <w:p w14:paraId="3032BC7B" w14:textId="58F11B11" w:rsidR="002E0E39" w:rsidRDefault="00440A35" w:rsidP="00DC4271">
      <w:pPr>
        <w:pStyle w:val="aff"/>
        <w:ind w:firstLine="567"/>
        <w:jc w:val="both"/>
      </w:pPr>
      <w:r>
        <w:rPr>
          <w:rStyle w:val="aff1"/>
        </w:rPr>
        <w:footnoteRef/>
      </w:r>
      <w:r>
        <w:t xml:space="preserve"> </w:t>
      </w:r>
      <w:r>
        <w:rPr>
          <w:rFonts w:ascii="Times New Roman" w:hAnsi="Times New Roman"/>
        </w:rPr>
        <w:t xml:space="preserve">OpenStreetMap. https://www.openstreetmap.org (date </w:t>
      </w:r>
      <w:del w:id="908" w:author="А.А. Шевцов" w:date="2026-10-17T12:00:00Z">
        <w:r>
          <w:rPr>
            <w:rFonts w:ascii="Times New Roman" w:hAnsi="Times New Roman"/>
          </w:rPr>
          <w:delText xml:space="preserve">accessed:</w:delText>
        </w:r>
      </w:del>
      <w:ins w:id="909" w:author="А.А. Шевцов" w:date="2026-10-17T12:00:00Z">
        <w:r>
          <w:rPr>
            <w:rFonts w:ascii="Times New Roman" w:hAnsi="Times New Roman"/>
          </w:rPr>
          <w:t xml:space="preserve">of access:</w:t>
        </w:r>
      </w:ins>
      <w:r>
        <w:rPr>
          <w:rFonts w:ascii="Times New Roman" w:hAnsi="Times New Roman"/>
        </w:rPr>
        <w:t xml:space="preserve"> 02.03.2026).</w:t>
      </w:r>
    </w:p>
  </w:footnote>
  <w:footnote w:id="4">
    <w:p w14:paraId="25757E59" w14:textId="695FA5AB" w:rsidR="002E0E39" w:rsidRDefault="00440A35" w:rsidP="00DC4271">
      <w:pPr>
        <w:pStyle w:val="aff"/>
        <w:ind w:firstLine="567"/>
        <w:jc w:val="both"/>
      </w:pPr>
      <w:r>
        <w:rPr>
          <w:rStyle w:val="aff1"/>
        </w:rPr>
        <w:footnoteRef/>
      </w:r>
      <w:r>
        <w:t xml:space="preserve"> </w:t>
      </w:r>
      <w:r>
        <w:rPr>
          <w:rFonts w:ascii="Times New Roman" w:hAnsi="Times New Roman"/>
        </w:rPr>
        <w:t xml:space="preserve">Earth Explorer. https://</w:t>
      </w:r>
      <w:del w:id="904" w:author="А.А. Шевцов" w:date="2026-10-17T12:00:00Z">
        <w:r>
          <w:rPr>
            <w:rFonts w:ascii="Times New Roman" w:hAnsi="Times New Roman"/>
          </w:rPr>
          <w:delText xml:space="preserve">earthexplorernasa.gov</w:delText>
        </w:r>
      </w:del>
      <w:ins w:id="905" w:author="А.А. Шевцов" w:date="2026-10-17T12:00:00Z">
        <w:r>
          <w:rPr>
            <w:rFonts w:ascii="Times New Roman" w:hAnsi="Times New Roman"/>
          </w:rPr>
          <w:t xml:space="preserve">earthexplorer.usgs.gov</w:t>
        </w:r>
      </w:ins>
      <w:r>
        <w:rPr>
          <w:rFonts w:ascii="Times New Roman" w:hAnsi="Times New Roman"/>
        </w:rPr>
        <w:t xml:space="preserve">/ </w:t>
      </w:r>
      <w:del w:id="912" w:author="А.А. Шевцов" w:date="2026-10-17T12:00:00Z">
        <w:r>
          <w:rPr>
            <w:rFonts w:ascii="Times New Roman" w:hAnsi="Times New Roman"/>
          </w:rPr>
          <w:delText xml:space="preserve">(accessed:</w:delText>
        </w:r>
      </w:del>
      <w:ins w:id="913" w:author="А.А. Шевцов" w:date="2026-10-17T12:00:00Z">
        <w:r>
          <w:rPr>
            <w:rFonts w:ascii="Times New Roman" w:hAnsi="Times New Roman"/>
          </w:rPr>
          <w:t xml:space="preserve">(date of access:</w:t>
        </w:r>
      </w:ins>
      <w:r>
        <w:rPr>
          <w:rFonts w:ascii="Times New Roman" w:hAnsi="Times New Roman"/>
        </w:rPr>
        <w:t xml:space="preserve"> 02.03.2026).</w:t>
      </w:r>
    </w:p>
  </w:footnote>
  <w:footnote w:id="5">
    <w:p w14:paraId="277CD0A2" w14:textId="2DC90874" w:rsidR="002E0E39" w:rsidRDefault="00440A35" w:rsidP="00607520">
      <w:pPr>
        <w:pStyle w:val="aff"/>
        <w:ind w:firstLine="567"/>
        <w:jc w:val="both"/>
      </w:pPr>
      <w:r>
        <w:rPr>
          <w:rStyle w:val="aff1"/>
        </w:rPr>
        <w:footnoteRef/>
      </w:r>
      <w:r>
        <w:t xml:space="preserve"> </w:t>
      </w:r>
      <w:del w:id="902" w:author="А.А. Шевцов" w:date="2026-10-17T12:00:00Z">
        <w:r>
          <w:rPr>
            <w:rFonts w:ascii="Times New Roman" w:hAnsi="Times New Roman"/>
          </w:rPr>
          <w:delText xml:space="preserve">Geocheki</w:delText>
        </w:r>
      </w:del>
      <w:ins w:id="903" w:author="А.А. Шевцов" w:date="2026-10-17T12:00:00Z">
        <w:r>
          <w:rPr>
            <w:rFonts w:ascii="Times New Roman" w:hAnsi="Times New Roman"/>
          </w:rPr>
          <w:t xml:space="preserve">Geochecki</w:t>
        </w:r>
      </w:ins>
      <w:r>
        <w:rPr>
          <w:rFonts w:ascii="Times New Roman" w:hAnsi="Times New Roman"/>
        </w:rPr>
        <w:t xml:space="preserve">. Data delivery platform of the Federal Tax Service of Russia. https://geochecki-vpd.nalog.gov.ru/geochecks (date of access: 02.03.2026).</w:t>
      </w:r>
    </w:p>
  </w:footnote>
  <w:footnote w:id="6">
    <w:p w14:paraId="7A5CA872" w14:textId="14560869" w:rsidR="002E0E39" w:rsidRDefault="00440A35" w:rsidP="00607520">
      <w:pPr>
        <w:pStyle w:val="aff"/>
        <w:ind w:firstLine="567"/>
        <w:jc w:val="both"/>
      </w:pPr>
      <w:r>
        <w:rPr>
          <w:rStyle w:val="aff1"/>
          <w:rFonts w:ascii="Times New Roman" w:hAnsi="Times New Roman" w:cs="Times New Roman"/>
        </w:rPr>
        <w:footnoteRef/>
      </w:r>
      <w:r>
        <w:rPr>
          <w:rFonts w:ascii="Times New Roman" w:hAnsi="Times New Roman"/>
        </w:rPr>
        <w:t xml:space="preserve"> </w:t>
      </w:r>
      <w:del w:id="924" w:author="А.А. Шевцов" w:date="2026-10-17T12:00:00Z">
        <w:r>
          <w:rPr>
            <w:rFonts w:ascii="Times New Roman" w:hAnsi="Times New Roman"/>
          </w:rPr>
          <w:delText xml:space="preserve">"</w:delText>
        </w:r>
      </w:del>
      <w:ins w:id="925" w:author="А.А. Шевцов" w:date="2026-10-17T12:00:00Z">
        <w:r>
          <w:rPr>
            <w:rFonts w:ascii="Times New Roman" w:hAnsi="Times New Roman"/>
          </w:rPr>
          <w:t xml:space="preserve">“</w:t>
        </w:r>
      </w:ins>
      <w:r>
        <w:rPr>
          <w:rFonts w:ascii="Times New Roman" w:hAnsi="Times New Roman"/>
        </w:rPr>
        <w:t xml:space="preserve">To </w:t>
      </w:r>
      <w:del w:id="916" w:author="А.А. Шевцов" w:date="2026-10-17T12:00:00Z">
        <w:r>
          <w:rPr>
            <w:rFonts w:ascii="Times New Roman" w:hAnsi="Times New Roman"/>
          </w:rPr>
          <w:delText xml:space="preserve">be precise</w:delText>
        </w:r>
      </w:del>
      <w:ins w:id="917" w:author="А.А. Шевцов" w:date="2026-10-17T12:00:00Z">
        <w:r>
          <w:rPr>
            <w:rFonts w:ascii="Times New Roman" w:hAnsi="Times New Roman"/>
          </w:rPr>
          <w:t xml:space="preserve">Be Precise</w:t>
        </w:r>
      </w:ins>
      <w:r>
        <w:rPr>
          <w:rFonts w:ascii="Times New Roman" w:hAnsi="Times New Roman"/>
        </w:rPr>
        <w:t xml:space="preserve">.</w:t>
      </w:r>
      <w:del w:id="922" w:author="А.А. Шевцов" w:date="2026-10-17T12:00:00Z">
        <w:r>
          <w:rPr>
            <w:rFonts w:ascii="Times New Roman" w:hAnsi="Times New Roman"/>
          </w:rPr>
          <w:delText xml:space="preserve">"</w:delText>
        </w:r>
      </w:del>
      <w:ins w:id="923" w:author="А.А. Шевцов" w:date="2026-10-17T12:00:00Z">
        <w:r>
          <w:rPr>
            <w:rFonts w:ascii="Times New Roman" w:hAnsi="Times New Roman"/>
          </w:rPr>
          <w:t xml:space="preserve">”</w:t>
        </w:r>
      </w:ins>
      <w:r>
        <w:t xml:space="preserve"> </w:t>
      </w:r>
      <w:r>
        <w:rPr>
          <w:rFonts w:ascii="Times New Roman" w:hAnsi="Times New Roman"/>
        </w:rPr>
        <w:t xml:space="preserve">Russian Financial Reporting Database. https://tochno.st/datasets/rfsd </w:t>
      </w:r>
      <w:del w:id="914" w:author="А.А. Шевцов" w:date="2026-10-17T12:00:00Z">
        <w:r>
          <w:rPr>
            <w:rFonts w:ascii="Times New Roman" w:hAnsi="Times New Roman"/>
          </w:rPr>
          <w:delText xml:space="preserve">(accessed:</w:delText>
        </w:r>
      </w:del>
      <w:ins w:id="915" w:author="А.А. Шевцов" w:date="2026-10-17T12:00:00Z">
        <w:r>
          <w:rPr>
            <w:rFonts w:ascii="Times New Roman" w:hAnsi="Times New Roman"/>
          </w:rPr>
          <w:t xml:space="preserve">(date of access:</w:t>
        </w:r>
      </w:ins>
      <w:r>
        <w:rPr>
          <w:rFonts w:ascii="Times New Roman" w:hAnsi="Times New Roman"/>
        </w:rPr>
        <w:t xml:space="preserve"> 02.03.2026).</w:t>
      </w:r>
    </w:p>
  </w:footnote>
  <w:footnote w:id="7">
    <w:p w14:paraId="244AC529" w14:textId="51ED50A7" w:rsidR="002E0E39" w:rsidRDefault="00440A35" w:rsidP="00F420FC">
      <w:pPr>
        <w:pStyle w:val="aff"/>
        <w:ind w:firstLine="567"/>
        <w:jc w:val="both"/>
      </w:pPr>
      <w:r>
        <w:rPr>
          <w:rStyle w:val="aff1"/>
        </w:rPr>
        <w:footnoteRef/>
      </w:r>
      <w:r>
        <w:t xml:space="preserve"> </w:t>
      </w:r>
      <w:r>
        <w:rPr>
          <w:rFonts w:ascii="Times New Roman" w:hAnsi="Times New Roman"/>
        </w:rPr>
        <w:t>General plan of the city of Voronezh, approved by the Resolution of the Council of Ministers of the RSFSR of April 20, 1970 No. 247.</w:t>
      </w:r>
    </w:p>
  </w:footnote>
  <w:footnote w:id="8">
    <w:p w14:paraId="637A888A" w14:textId="4B69981F" w:rsidR="0035311F" w:rsidRPr="00E833EB" w:rsidRDefault="0035311F" w:rsidP="00F420FC">
      <w:pPr>
        <w:pStyle w:val="aff"/>
        <w:ind w:firstLine="567"/>
        <w:jc w:val="both"/>
      </w:pPr>
      <w:r>
        <w:rPr>
          <w:rStyle w:val="aff1"/>
        </w:rPr>
        <w:footnoteRef/>
      </w:r>
      <w:r>
        <w:t xml:space="preserve"> </w:t>
      </w:r>
      <w:r>
        <w:rPr>
          <w:rFonts w:ascii="Times New Roman" w:hAnsi="Times New Roman"/>
        </w:rPr>
        <w:t>General plan of the urban district of Voronezh. Approved by the decision of the Voronezh City Duma dated December 19, 2008 No. 422-II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670"/>
    <w:multiLevelType w:val="hybridMultilevel"/>
    <w:tmpl w:val="7CFC2F4A"/>
    <w:lvl w:ilvl="0" w:tplc="9D762B54">
      <w:start w:val="1"/>
      <w:numFmt w:val="decimal"/>
      <w:lvlText w:val="%1)"/>
      <w:lvlJc w:val="left"/>
      <w:pPr>
        <w:ind w:left="1069" w:hanging="360"/>
      </w:pPr>
      <w:rPr>
        <w:rFonts w:hint="default"/>
      </w:rPr>
    </w:lvl>
    <w:lvl w:ilvl="1" w:tplc="9B966E2E">
      <w:start w:val="1"/>
      <w:numFmt w:val="lowerLetter"/>
      <w:lvlText w:val="%2."/>
      <w:lvlJc w:val="left"/>
      <w:pPr>
        <w:ind w:left="1789" w:hanging="360"/>
      </w:pPr>
    </w:lvl>
    <w:lvl w:ilvl="2" w:tplc="383CCFF6">
      <w:start w:val="1"/>
      <w:numFmt w:val="lowerRoman"/>
      <w:lvlText w:val="%3."/>
      <w:lvlJc w:val="right"/>
      <w:pPr>
        <w:ind w:left="2509" w:hanging="180"/>
      </w:pPr>
    </w:lvl>
    <w:lvl w:ilvl="3" w:tplc="B66AB138">
      <w:start w:val="1"/>
      <w:numFmt w:val="decimal"/>
      <w:lvlText w:val="%4."/>
      <w:lvlJc w:val="left"/>
      <w:pPr>
        <w:ind w:left="3229" w:hanging="360"/>
      </w:pPr>
    </w:lvl>
    <w:lvl w:ilvl="4" w:tplc="5FB66006">
      <w:start w:val="1"/>
      <w:numFmt w:val="lowerLetter"/>
      <w:lvlText w:val="%5."/>
      <w:lvlJc w:val="left"/>
      <w:pPr>
        <w:ind w:left="3949" w:hanging="360"/>
      </w:pPr>
    </w:lvl>
    <w:lvl w:ilvl="5" w:tplc="3300DF8A">
      <w:start w:val="1"/>
      <w:numFmt w:val="lowerRoman"/>
      <w:lvlText w:val="%6."/>
      <w:lvlJc w:val="right"/>
      <w:pPr>
        <w:ind w:left="4669" w:hanging="180"/>
      </w:pPr>
    </w:lvl>
    <w:lvl w:ilvl="6" w:tplc="316A02E6">
      <w:start w:val="1"/>
      <w:numFmt w:val="decimal"/>
      <w:lvlText w:val="%7."/>
      <w:lvlJc w:val="left"/>
      <w:pPr>
        <w:ind w:left="5389" w:hanging="360"/>
      </w:pPr>
    </w:lvl>
    <w:lvl w:ilvl="7" w:tplc="84B492F4">
      <w:start w:val="1"/>
      <w:numFmt w:val="lowerLetter"/>
      <w:lvlText w:val="%8."/>
      <w:lvlJc w:val="left"/>
      <w:pPr>
        <w:ind w:left="6109" w:hanging="360"/>
      </w:pPr>
    </w:lvl>
    <w:lvl w:ilvl="8" w:tplc="08BC7A2E">
      <w:start w:val="1"/>
      <w:numFmt w:val="lowerRoman"/>
      <w:lvlText w:val="%9."/>
      <w:lvlJc w:val="right"/>
      <w:pPr>
        <w:ind w:left="6829" w:hanging="180"/>
      </w:pPr>
    </w:lvl>
  </w:abstractNum>
  <w:abstractNum w:abstractNumId="1" w15:restartNumberingAfterBreak="0">
    <w:nsid w:val="0B7B2B9A"/>
    <w:multiLevelType w:val="hybridMultilevel"/>
    <w:tmpl w:val="ED241826"/>
    <w:lvl w:ilvl="0" w:tplc="DF3CC500">
      <w:start w:val="1"/>
      <w:numFmt w:val="decimal"/>
      <w:lvlText w:val="%1."/>
      <w:lvlJc w:val="left"/>
      <w:pPr>
        <w:ind w:left="1069" w:hanging="360"/>
      </w:pPr>
      <w:rPr>
        <w:rFonts w:hint="default"/>
      </w:rPr>
    </w:lvl>
    <w:lvl w:ilvl="1" w:tplc="3A08A338">
      <w:start w:val="1"/>
      <w:numFmt w:val="lowerLetter"/>
      <w:lvlText w:val="%2."/>
      <w:lvlJc w:val="left"/>
      <w:pPr>
        <w:ind w:left="1789" w:hanging="360"/>
      </w:pPr>
    </w:lvl>
    <w:lvl w:ilvl="2" w:tplc="2528B1A8">
      <w:start w:val="1"/>
      <w:numFmt w:val="lowerRoman"/>
      <w:lvlText w:val="%3."/>
      <w:lvlJc w:val="right"/>
      <w:pPr>
        <w:ind w:left="2509" w:hanging="180"/>
      </w:pPr>
    </w:lvl>
    <w:lvl w:ilvl="3" w:tplc="273C8564">
      <w:start w:val="1"/>
      <w:numFmt w:val="decimal"/>
      <w:lvlText w:val="%4."/>
      <w:lvlJc w:val="left"/>
      <w:pPr>
        <w:ind w:left="3229" w:hanging="360"/>
      </w:pPr>
    </w:lvl>
    <w:lvl w:ilvl="4" w:tplc="CC2C668E">
      <w:start w:val="1"/>
      <w:numFmt w:val="lowerLetter"/>
      <w:lvlText w:val="%5."/>
      <w:lvlJc w:val="left"/>
      <w:pPr>
        <w:ind w:left="3949" w:hanging="360"/>
      </w:pPr>
    </w:lvl>
    <w:lvl w:ilvl="5" w:tplc="CAA0E00E">
      <w:start w:val="1"/>
      <w:numFmt w:val="lowerRoman"/>
      <w:lvlText w:val="%6."/>
      <w:lvlJc w:val="right"/>
      <w:pPr>
        <w:ind w:left="4669" w:hanging="180"/>
      </w:pPr>
    </w:lvl>
    <w:lvl w:ilvl="6" w:tplc="34F61354">
      <w:start w:val="1"/>
      <w:numFmt w:val="decimal"/>
      <w:lvlText w:val="%7."/>
      <w:lvlJc w:val="left"/>
      <w:pPr>
        <w:ind w:left="5389" w:hanging="360"/>
      </w:pPr>
    </w:lvl>
    <w:lvl w:ilvl="7" w:tplc="01C2DBB6">
      <w:start w:val="1"/>
      <w:numFmt w:val="lowerLetter"/>
      <w:lvlText w:val="%8."/>
      <w:lvlJc w:val="left"/>
      <w:pPr>
        <w:ind w:left="6109" w:hanging="360"/>
      </w:pPr>
    </w:lvl>
    <w:lvl w:ilvl="8" w:tplc="73ECC150">
      <w:start w:val="1"/>
      <w:numFmt w:val="lowerRoman"/>
      <w:lvlText w:val="%9."/>
      <w:lvlJc w:val="right"/>
      <w:pPr>
        <w:ind w:left="6829" w:hanging="180"/>
      </w:pPr>
    </w:lvl>
  </w:abstractNum>
  <w:abstractNum w:abstractNumId="2" w15:restartNumberingAfterBreak="0">
    <w:nsid w:val="125E616E"/>
    <w:multiLevelType w:val="hybridMultilevel"/>
    <w:tmpl w:val="F0E8B318"/>
    <w:lvl w:ilvl="0" w:tplc="20C8FD82">
      <w:start w:val="1"/>
      <w:numFmt w:val="decimal"/>
      <w:lvlText w:val="%1."/>
      <w:lvlJc w:val="left"/>
      <w:pPr>
        <w:ind w:left="1429" w:hanging="360"/>
      </w:pPr>
    </w:lvl>
    <w:lvl w:ilvl="1" w:tplc="17D6F40A">
      <w:start w:val="1"/>
      <w:numFmt w:val="lowerLetter"/>
      <w:lvlText w:val="%2."/>
      <w:lvlJc w:val="left"/>
      <w:pPr>
        <w:ind w:left="2149" w:hanging="360"/>
      </w:pPr>
    </w:lvl>
    <w:lvl w:ilvl="2" w:tplc="C6CE5A62">
      <w:start w:val="1"/>
      <w:numFmt w:val="lowerRoman"/>
      <w:lvlText w:val="%3."/>
      <w:lvlJc w:val="right"/>
      <w:pPr>
        <w:ind w:left="2869" w:hanging="180"/>
      </w:pPr>
    </w:lvl>
    <w:lvl w:ilvl="3" w:tplc="DCC0341A">
      <w:start w:val="1"/>
      <w:numFmt w:val="decimal"/>
      <w:lvlText w:val="%4."/>
      <w:lvlJc w:val="left"/>
      <w:pPr>
        <w:ind w:left="3589" w:hanging="360"/>
      </w:pPr>
    </w:lvl>
    <w:lvl w:ilvl="4" w:tplc="59C2CD18">
      <w:start w:val="1"/>
      <w:numFmt w:val="lowerLetter"/>
      <w:lvlText w:val="%5."/>
      <w:lvlJc w:val="left"/>
      <w:pPr>
        <w:ind w:left="4309" w:hanging="360"/>
      </w:pPr>
    </w:lvl>
    <w:lvl w:ilvl="5" w:tplc="CC3A5054">
      <w:start w:val="1"/>
      <w:numFmt w:val="lowerRoman"/>
      <w:lvlText w:val="%6."/>
      <w:lvlJc w:val="right"/>
      <w:pPr>
        <w:ind w:left="5029" w:hanging="180"/>
      </w:pPr>
    </w:lvl>
    <w:lvl w:ilvl="6" w:tplc="12FA3D76">
      <w:start w:val="1"/>
      <w:numFmt w:val="decimal"/>
      <w:lvlText w:val="%7."/>
      <w:lvlJc w:val="left"/>
      <w:pPr>
        <w:ind w:left="5749" w:hanging="360"/>
      </w:pPr>
    </w:lvl>
    <w:lvl w:ilvl="7" w:tplc="46C2074E">
      <w:start w:val="1"/>
      <w:numFmt w:val="lowerLetter"/>
      <w:lvlText w:val="%8."/>
      <w:lvlJc w:val="left"/>
      <w:pPr>
        <w:ind w:left="6469" w:hanging="360"/>
      </w:pPr>
    </w:lvl>
    <w:lvl w:ilvl="8" w:tplc="7444D4CC">
      <w:start w:val="1"/>
      <w:numFmt w:val="lowerRoman"/>
      <w:lvlText w:val="%9."/>
      <w:lvlJc w:val="right"/>
      <w:pPr>
        <w:ind w:left="7189" w:hanging="180"/>
      </w:pPr>
    </w:lvl>
  </w:abstractNum>
  <w:abstractNum w:abstractNumId="3" w15:restartNumberingAfterBreak="0">
    <w:nsid w:val="1B5847B3"/>
    <w:multiLevelType w:val="hybridMultilevel"/>
    <w:tmpl w:val="BC6020BC"/>
    <w:lvl w:ilvl="0" w:tplc="53F2EEE4">
      <w:start w:val="1"/>
      <w:numFmt w:val="decimal"/>
      <w:lvlText w:val="%1)"/>
      <w:lvlJc w:val="left"/>
      <w:pPr>
        <w:ind w:left="1069" w:hanging="360"/>
      </w:pPr>
      <w:rPr>
        <w:rFonts w:hint="default"/>
      </w:rPr>
    </w:lvl>
    <w:lvl w:ilvl="1" w:tplc="44026200">
      <w:start w:val="1"/>
      <w:numFmt w:val="lowerLetter"/>
      <w:lvlText w:val="%2."/>
      <w:lvlJc w:val="left"/>
      <w:pPr>
        <w:ind w:left="1789" w:hanging="360"/>
      </w:pPr>
    </w:lvl>
    <w:lvl w:ilvl="2" w:tplc="F9EECE22">
      <w:start w:val="1"/>
      <w:numFmt w:val="lowerRoman"/>
      <w:lvlText w:val="%3."/>
      <w:lvlJc w:val="right"/>
      <w:pPr>
        <w:ind w:left="2509" w:hanging="180"/>
      </w:pPr>
    </w:lvl>
    <w:lvl w:ilvl="3" w:tplc="87ECCC14">
      <w:start w:val="1"/>
      <w:numFmt w:val="decimal"/>
      <w:lvlText w:val="%4."/>
      <w:lvlJc w:val="left"/>
      <w:pPr>
        <w:ind w:left="3229" w:hanging="360"/>
      </w:pPr>
    </w:lvl>
    <w:lvl w:ilvl="4" w:tplc="AF2A588E">
      <w:start w:val="1"/>
      <w:numFmt w:val="lowerLetter"/>
      <w:lvlText w:val="%5."/>
      <w:lvlJc w:val="left"/>
      <w:pPr>
        <w:ind w:left="3949" w:hanging="360"/>
      </w:pPr>
    </w:lvl>
    <w:lvl w:ilvl="5" w:tplc="9E440EEC">
      <w:start w:val="1"/>
      <w:numFmt w:val="lowerRoman"/>
      <w:lvlText w:val="%6."/>
      <w:lvlJc w:val="right"/>
      <w:pPr>
        <w:ind w:left="4669" w:hanging="180"/>
      </w:pPr>
    </w:lvl>
    <w:lvl w:ilvl="6" w:tplc="E7A66138">
      <w:start w:val="1"/>
      <w:numFmt w:val="decimal"/>
      <w:lvlText w:val="%7."/>
      <w:lvlJc w:val="left"/>
      <w:pPr>
        <w:ind w:left="5389" w:hanging="360"/>
      </w:pPr>
    </w:lvl>
    <w:lvl w:ilvl="7" w:tplc="07F827C6">
      <w:start w:val="1"/>
      <w:numFmt w:val="lowerLetter"/>
      <w:lvlText w:val="%8."/>
      <w:lvlJc w:val="left"/>
      <w:pPr>
        <w:ind w:left="6109" w:hanging="360"/>
      </w:pPr>
    </w:lvl>
    <w:lvl w:ilvl="8" w:tplc="60E48C64">
      <w:start w:val="1"/>
      <w:numFmt w:val="lowerRoman"/>
      <w:lvlText w:val="%9."/>
      <w:lvlJc w:val="right"/>
      <w:pPr>
        <w:ind w:left="6829" w:hanging="180"/>
      </w:pPr>
    </w:lvl>
  </w:abstractNum>
  <w:abstractNum w:abstractNumId="4" w15:restartNumberingAfterBreak="0">
    <w:nsid w:val="22136512"/>
    <w:multiLevelType w:val="hybridMultilevel"/>
    <w:tmpl w:val="59BC0F24"/>
    <w:lvl w:ilvl="0" w:tplc="3FDA04E4">
      <w:start w:val="1"/>
      <w:numFmt w:val="decimal"/>
      <w:lvlText w:val="%1."/>
      <w:lvlJc w:val="left"/>
      <w:pPr>
        <w:ind w:left="720" w:hanging="360"/>
      </w:pPr>
      <w:rPr>
        <w:u w:val="none"/>
      </w:rPr>
    </w:lvl>
    <w:lvl w:ilvl="1" w:tplc="1A7A0510">
      <w:start w:val="1"/>
      <w:numFmt w:val="lowerLetter"/>
      <w:lvlText w:val="%2."/>
      <w:lvlJc w:val="left"/>
      <w:pPr>
        <w:ind w:left="1440" w:hanging="360"/>
      </w:pPr>
      <w:rPr>
        <w:u w:val="none"/>
      </w:rPr>
    </w:lvl>
    <w:lvl w:ilvl="2" w:tplc="A3A0ABAC">
      <w:start w:val="1"/>
      <w:numFmt w:val="lowerRoman"/>
      <w:lvlText w:val="%3."/>
      <w:lvlJc w:val="right"/>
      <w:pPr>
        <w:ind w:left="2160" w:hanging="360"/>
      </w:pPr>
      <w:rPr>
        <w:u w:val="none"/>
      </w:rPr>
    </w:lvl>
    <w:lvl w:ilvl="3" w:tplc="80BC2A2A">
      <w:start w:val="1"/>
      <w:numFmt w:val="decimal"/>
      <w:lvlText w:val="%4."/>
      <w:lvlJc w:val="left"/>
      <w:pPr>
        <w:ind w:left="2880" w:hanging="360"/>
      </w:pPr>
      <w:rPr>
        <w:u w:val="none"/>
      </w:rPr>
    </w:lvl>
    <w:lvl w:ilvl="4" w:tplc="FFBC5C98">
      <w:start w:val="1"/>
      <w:numFmt w:val="lowerLetter"/>
      <w:lvlText w:val="%5."/>
      <w:lvlJc w:val="left"/>
      <w:pPr>
        <w:ind w:left="3600" w:hanging="360"/>
      </w:pPr>
      <w:rPr>
        <w:u w:val="none"/>
      </w:rPr>
    </w:lvl>
    <w:lvl w:ilvl="5" w:tplc="C2444C7E">
      <w:start w:val="1"/>
      <w:numFmt w:val="lowerRoman"/>
      <w:lvlText w:val="%6."/>
      <w:lvlJc w:val="right"/>
      <w:pPr>
        <w:ind w:left="4320" w:hanging="360"/>
      </w:pPr>
      <w:rPr>
        <w:u w:val="none"/>
      </w:rPr>
    </w:lvl>
    <w:lvl w:ilvl="6" w:tplc="1284AD98">
      <w:start w:val="1"/>
      <w:numFmt w:val="decimal"/>
      <w:lvlText w:val="%7."/>
      <w:lvlJc w:val="left"/>
      <w:pPr>
        <w:ind w:left="5040" w:hanging="360"/>
      </w:pPr>
      <w:rPr>
        <w:u w:val="none"/>
      </w:rPr>
    </w:lvl>
    <w:lvl w:ilvl="7" w:tplc="3AE6FE62">
      <w:start w:val="1"/>
      <w:numFmt w:val="lowerLetter"/>
      <w:lvlText w:val="%8."/>
      <w:lvlJc w:val="left"/>
      <w:pPr>
        <w:ind w:left="5760" w:hanging="360"/>
      </w:pPr>
      <w:rPr>
        <w:u w:val="none"/>
      </w:rPr>
    </w:lvl>
    <w:lvl w:ilvl="8" w:tplc="B10813C4">
      <w:start w:val="1"/>
      <w:numFmt w:val="lowerRoman"/>
      <w:lvlText w:val="%9."/>
      <w:lvlJc w:val="right"/>
      <w:pPr>
        <w:ind w:left="6480" w:hanging="360"/>
      </w:pPr>
      <w:rPr>
        <w:u w:val="none"/>
      </w:rPr>
    </w:lvl>
  </w:abstractNum>
  <w:abstractNum w:abstractNumId="5" w15:restartNumberingAfterBreak="0">
    <w:nsid w:val="23204387"/>
    <w:multiLevelType w:val="hybridMultilevel"/>
    <w:tmpl w:val="886281CA"/>
    <w:lvl w:ilvl="0" w:tplc="B8D2D1F2">
      <w:start w:val="1"/>
      <w:numFmt w:val="decimal"/>
      <w:lvlText w:val="%1."/>
      <w:lvlJc w:val="left"/>
      <w:pPr>
        <w:ind w:left="1069" w:hanging="360"/>
      </w:pPr>
    </w:lvl>
    <w:lvl w:ilvl="1" w:tplc="B6CAF6E2">
      <w:start w:val="1"/>
      <w:numFmt w:val="lowerLetter"/>
      <w:lvlText w:val="%2."/>
      <w:lvlJc w:val="left"/>
      <w:pPr>
        <w:ind w:left="1789" w:hanging="360"/>
      </w:pPr>
    </w:lvl>
    <w:lvl w:ilvl="2" w:tplc="E52AFF46">
      <w:start w:val="1"/>
      <w:numFmt w:val="lowerRoman"/>
      <w:lvlText w:val="%3."/>
      <w:lvlJc w:val="right"/>
      <w:pPr>
        <w:ind w:left="2509" w:hanging="180"/>
      </w:pPr>
    </w:lvl>
    <w:lvl w:ilvl="3" w:tplc="DBBE999C">
      <w:start w:val="1"/>
      <w:numFmt w:val="decimal"/>
      <w:lvlText w:val="%4."/>
      <w:lvlJc w:val="left"/>
      <w:pPr>
        <w:ind w:left="3229" w:hanging="360"/>
      </w:pPr>
    </w:lvl>
    <w:lvl w:ilvl="4" w:tplc="80D877DC">
      <w:start w:val="1"/>
      <w:numFmt w:val="lowerLetter"/>
      <w:lvlText w:val="%5."/>
      <w:lvlJc w:val="left"/>
      <w:pPr>
        <w:ind w:left="3949" w:hanging="360"/>
      </w:pPr>
    </w:lvl>
    <w:lvl w:ilvl="5" w:tplc="90A0DA2A">
      <w:start w:val="1"/>
      <w:numFmt w:val="lowerRoman"/>
      <w:lvlText w:val="%6."/>
      <w:lvlJc w:val="right"/>
      <w:pPr>
        <w:ind w:left="4669" w:hanging="180"/>
      </w:pPr>
    </w:lvl>
    <w:lvl w:ilvl="6" w:tplc="3B187960">
      <w:start w:val="1"/>
      <w:numFmt w:val="decimal"/>
      <w:lvlText w:val="%7."/>
      <w:lvlJc w:val="left"/>
      <w:pPr>
        <w:ind w:left="5389" w:hanging="360"/>
      </w:pPr>
    </w:lvl>
    <w:lvl w:ilvl="7" w:tplc="CDB41532">
      <w:start w:val="1"/>
      <w:numFmt w:val="lowerLetter"/>
      <w:lvlText w:val="%8."/>
      <w:lvlJc w:val="left"/>
      <w:pPr>
        <w:ind w:left="6109" w:hanging="360"/>
      </w:pPr>
    </w:lvl>
    <w:lvl w:ilvl="8" w:tplc="7004BA06">
      <w:start w:val="1"/>
      <w:numFmt w:val="lowerRoman"/>
      <w:lvlText w:val="%9."/>
      <w:lvlJc w:val="right"/>
      <w:pPr>
        <w:ind w:left="6829" w:hanging="180"/>
      </w:pPr>
    </w:lvl>
  </w:abstractNum>
  <w:abstractNum w:abstractNumId="6" w15:restartNumberingAfterBreak="0">
    <w:nsid w:val="271C24E0"/>
    <w:multiLevelType w:val="hybridMultilevel"/>
    <w:tmpl w:val="9BDCDF0C"/>
    <w:lvl w:ilvl="0" w:tplc="49E2DD1E">
      <w:start w:val="1"/>
      <w:numFmt w:val="bullet"/>
      <w:lvlText w:val=""/>
      <w:lvlJc w:val="left"/>
      <w:pPr>
        <w:ind w:left="1429" w:hanging="360"/>
      </w:pPr>
      <w:rPr>
        <w:rFonts w:ascii="Symbol" w:hAnsi="Symbol" w:hint="default"/>
      </w:rPr>
    </w:lvl>
    <w:lvl w:ilvl="1" w:tplc="897E21BC">
      <w:start w:val="1"/>
      <w:numFmt w:val="bullet"/>
      <w:lvlText w:val="o"/>
      <w:lvlJc w:val="left"/>
      <w:pPr>
        <w:ind w:left="2149" w:hanging="360"/>
      </w:pPr>
      <w:rPr>
        <w:rFonts w:ascii="Courier New" w:hAnsi="Courier New" w:cs="Courier New" w:hint="default"/>
      </w:rPr>
    </w:lvl>
    <w:lvl w:ilvl="2" w:tplc="890E4DF4">
      <w:start w:val="1"/>
      <w:numFmt w:val="bullet"/>
      <w:lvlText w:val=""/>
      <w:lvlJc w:val="left"/>
      <w:pPr>
        <w:ind w:left="2869" w:hanging="360"/>
      </w:pPr>
      <w:rPr>
        <w:rFonts w:ascii="Wingdings" w:hAnsi="Wingdings" w:hint="default"/>
      </w:rPr>
    </w:lvl>
    <w:lvl w:ilvl="3" w:tplc="07302BCA">
      <w:start w:val="1"/>
      <w:numFmt w:val="bullet"/>
      <w:lvlText w:val=""/>
      <w:lvlJc w:val="left"/>
      <w:pPr>
        <w:ind w:left="3589" w:hanging="360"/>
      </w:pPr>
      <w:rPr>
        <w:rFonts w:ascii="Symbol" w:hAnsi="Symbol" w:hint="default"/>
      </w:rPr>
    </w:lvl>
    <w:lvl w:ilvl="4" w:tplc="3EC0DE28">
      <w:start w:val="1"/>
      <w:numFmt w:val="bullet"/>
      <w:lvlText w:val="o"/>
      <w:lvlJc w:val="left"/>
      <w:pPr>
        <w:ind w:left="4309" w:hanging="360"/>
      </w:pPr>
      <w:rPr>
        <w:rFonts w:ascii="Courier New" w:hAnsi="Courier New" w:cs="Courier New" w:hint="default"/>
      </w:rPr>
    </w:lvl>
    <w:lvl w:ilvl="5" w:tplc="54B28BC4">
      <w:start w:val="1"/>
      <w:numFmt w:val="bullet"/>
      <w:lvlText w:val=""/>
      <w:lvlJc w:val="left"/>
      <w:pPr>
        <w:ind w:left="5029" w:hanging="360"/>
      </w:pPr>
      <w:rPr>
        <w:rFonts w:ascii="Wingdings" w:hAnsi="Wingdings" w:hint="default"/>
      </w:rPr>
    </w:lvl>
    <w:lvl w:ilvl="6" w:tplc="4A5C349C">
      <w:start w:val="1"/>
      <w:numFmt w:val="bullet"/>
      <w:lvlText w:val=""/>
      <w:lvlJc w:val="left"/>
      <w:pPr>
        <w:ind w:left="5749" w:hanging="360"/>
      </w:pPr>
      <w:rPr>
        <w:rFonts w:ascii="Symbol" w:hAnsi="Symbol" w:hint="default"/>
      </w:rPr>
    </w:lvl>
    <w:lvl w:ilvl="7" w:tplc="8AAA220A">
      <w:start w:val="1"/>
      <w:numFmt w:val="bullet"/>
      <w:lvlText w:val="o"/>
      <w:lvlJc w:val="left"/>
      <w:pPr>
        <w:ind w:left="6469" w:hanging="360"/>
      </w:pPr>
      <w:rPr>
        <w:rFonts w:ascii="Courier New" w:hAnsi="Courier New" w:cs="Courier New" w:hint="default"/>
      </w:rPr>
    </w:lvl>
    <w:lvl w:ilvl="8" w:tplc="36D6002E">
      <w:start w:val="1"/>
      <w:numFmt w:val="bullet"/>
      <w:lvlText w:val=""/>
      <w:lvlJc w:val="left"/>
      <w:pPr>
        <w:ind w:left="7189" w:hanging="360"/>
      </w:pPr>
      <w:rPr>
        <w:rFonts w:ascii="Wingdings" w:hAnsi="Wingdings" w:hint="default"/>
      </w:rPr>
    </w:lvl>
  </w:abstractNum>
  <w:abstractNum w:abstractNumId="7" w15:restartNumberingAfterBreak="0">
    <w:nsid w:val="2B081332"/>
    <w:multiLevelType w:val="hybridMultilevel"/>
    <w:tmpl w:val="22FC7594"/>
    <w:lvl w:ilvl="0" w:tplc="4678C978">
      <w:start w:val="1"/>
      <w:numFmt w:val="decimal"/>
      <w:lvlText w:val="%1."/>
      <w:lvlJc w:val="left"/>
      <w:pPr>
        <w:ind w:left="1570" w:hanging="360"/>
      </w:pPr>
      <w:rPr>
        <w:u w:val="none"/>
      </w:rPr>
    </w:lvl>
    <w:lvl w:ilvl="1" w:tplc="884AEEEE">
      <w:start w:val="1"/>
      <w:numFmt w:val="lowerLetter"/>
      <w:lvlText w:val="%2."/>
      <w:lvlJc w:val="left"/>
      <w:pPr>
        <w:ind w:left="2290" w:hanging="360"/>
      </w:pPr>
      <w:rPr>
        <w:u w:val="none"/>
      </w:rPr>
    </w:lvl>
    <w:lvl w:ilvl="2" w:tplc="A45E1C1C">
      <w:start w:val="1"/>
      <w:numFmt w:val="lowerRoman"/>
      <w:lvlText w:val="%3."/>
      <w:lvlJc w:val="right"/>
      <w:pPr>
        <w:ind w:left="3010" w:hanging="360"/>
      </w:pPr>
      <w:rPr>
        <w:u w:val="none"/>
      </w:rPr>
    </w:lvl>
    <w:lvl w:ilvl="3" w:tplc="D3E2FCD8">
      <w:start w:val="1"/>
      <w:numFmt w:val="decimal"/>
      <w:lvlText w:val="%4."/>
      <w:lvlJc w:val="left"/>
      <w:pPr>
        <w:ind w:left="3730" w:hanging="360"/>
      </w:pPr>
      <w:rPr>
        <w:u w:val="none"/>
      </w:rPr>
    </w:lvl>
    <w:lvl w:ilvl="4" w:tplc="B6B85412">
      <w:start w:val="1"/>
      <w:numFmt w:val="lowerLetter"/>
      <w:lvlText w:val="%5."/>
      <w:lvlJc w:val="left"/>
      <w:pPr>
        <w:ind w:left="4450" w:hanging="360"/>
      </w:pPr>
      <w:rPr>
        <w:u w:val="none"/>
      </w:rPr>
    </w:lvl>
    <w:lvl w:ilvl="5" w:tplc="B01EE972">
      <w:start w:val="1"/>
      <w:numFmt w:val="lowerRoman"/>
      <w:lvlText w:val="%6."/>
      <w:lvlJc w:val="right"/>
      <w:pPr>
        <w:ind w:left="5170" w:hanging="360"/>
      </w:pPr>
      <w:rPr>
        <w:u w:val="none"/>
      </w:rPr>
    </w:lvl>
    <w:lvl w:ilvl="6" w:tplc="78CCC7F0">
      <w:start w:val="1"/>
      <w:numFmt w:val="decimal"/>
      <w:lvlText w:val="%7."/>
      <w:lvlJc w:val="left"/>
      <w:pPr>
        <w:ind w:left="5890" w:hanging="360"/>
      </w:pPr>
      <w:rPr>
        <w:u w:val="none"/>
      </w:rPr>
    </w:lvl>
    <w:lvl w:ilvl="7" w:tplc="BCBAB0F4">
      <w:start w:val="1"/>
      <w:numFmt w:val="lowerLetter"/>
      <w:lvlText w:val="%8."/>
      <w:lvlJc w:val="left"/>
      <w:pPr>
        <w:ind w:left="6610" w:hanging="360"/>
      </w:pPr>
      <w:rPr>
        <w:u w:val="none"/>
      </w:rPr>
    </w:lvl>
    <w:lvl w:ilvl="8" w:tplc="EF263CD2">
      <w:start w:val="1"/>
      <w:numFmt w:val="lowerRoman"/>
      <w:lvlText w:val="%9."/>
      <w:lvlJc w:val="right"/>
      <w:pPr>
        <w:ind w:left="7330" w:hanging="360"/>
      </w:pPr>
      <w:rPr>
        <w:u w:val="none"/>
      </w:rPr>
    </w:lvl>
  </w:abstractNum>
  <w:abstractNum w:abstractNumId="8" w15:restartNumberingAfterBreak="0">
    <w:nsid w:val="42591C33"/>
    <w:multiLevelType w:val="hybridMultilevel"/>
    <w:tmpl w:val="FB5A3134"/>
    <w:lvl w:ilvl="0" w:tplc="14347FDA">
      <w:start w:val="1"/>
      <w:numFmt w:val="decimal"/>
      <w:lvlText w:val="%1."/>
      <w:lvlJc w:val="left"/>
      <w:pPr>
        <w:ind w:left="1429" w:hanging="360"/>
      </w:pPr>
    </w:lvl>
    <w:lvl w:ilvl="1" w:tplc="5274B52A">
      <w:start w:val="1"/>
      <w:numFmt w:val="lowerLetter"/>
      <w:lvlText w:val="%2."/>
      <w:lvlJc w:val="left"/>
      <w:pPr>
        <w:ind w:left="2149" w:hanging="360"/>
      </w:pPr>
    </w:lvl>
    <w:lvl w:ilvl="2" w:tplc="86A85CDC">
      <w:start w:val="1"/>
      <w:numFmt w:val="lowerRoman"/>
      <w:lvlText w:val="%3."/>
      <w:lvlJc w:val="right"/>
      <w:pPr>
        <w:ind w:left="2869" w:hanging="180"/>
      </w:pPr>
    </w:lvl>
    <w:lvl w:ilvl="3" w:tplc="E75E916A">
      <w:start w:val="1"/>
      <w:numFmt w:val="decimal"/>
      <w:lvlText w:val="%4."/>
      <w:lvlJc w:val="left"/>
      <w:pPr>
        <w:ind w:left="3589" w:hanging="360"/>
      </w:pPr>
    </w:lvl>
    <w:lvl w:ilvl="4" w:tplc="FDAC6D02">
      <w:start w:val="1"/>
      <w:numFmt w:val="lowerLetter"/>
      <w:lvlText w:val="%5."/>
      <w:lvlJc w:val="left"/>
      <w:pPr>
        <w:ind w:left="4309" w:hanging="360"/>
      </w:pPr>
    </w:lvl>
    <w:lvl w:ilvl="5" w:tplc="5B0C312E">
      <w:start w:val="1"/>
      <w:numFmt w:val="lowerRoman"/>
      <w:lvlText w:val="%6."/>
      <w:lvlJc w:val="right"/>
      <w:pPr>
        <w:ind w:left="5029" w:hanging="180"/>
      </w:pPr>
    </w:lvl>
    <w:lvl w:ilvl="6" w:tplc="194E4E8E">
      <w:start w:val="1"/>
      <w:numFmt w:val="decimal"/>
      <w:lvlText w:val="%7."/>
      <w:lvlJc w:val="left"/>
      <w:pPr>
        <w:ind w:left="5749" w:hanging="360"/>
      </w:pPr>
    </w:lvl>
    <w:lvl w:ilvl="7" w:tplc="120A50B0">
      <w:start w:val="1"/>
      <w:numFmt w:val="lowerLetter"/>
      <w:lvlText w:val="%8."/>
      <w:lvlJc w:val="left"/>
      <w:pPr>
        <w:ind w:left="6469" w:hanging="360"/>
      </w:pPr>
    </w:lvl>
    <w:lvl w:ilvl="8" w:tplc="F7921E64">
      <w:start w:val="1"/>
      <w:numFmt w:val="lowerRoman"/>
      <w:lvlText w:val="%9."/>
      <w:lvlJc w:val="right"/>
      <w:pPr>
        <w:ind w:left="7189" w:hanging="180"/>
      </w:pPr>
    </w:lvl>
  </w:abstractNum>
  <w:abstractNum w:abstractNumId="9" w15:restartNumberingAfterBreak="0">
    <w:nsid w:val="4BBD4E91"/>
    <w:multiLevelType w:val="hybridMultilevel"/>
    <w:tmpl w:val="B434ADDE"/>
    <w:lvl w:ilvl="0" w:tplc="89FE3FCC">
      <w:start w:val="1"/>
      <w:numFmt w:val="bullet"/>
      <w:lvlText w:val=""/>
      <w:lvlJc w:val="left"/>
      <w:pPr>
        <w:ind w:left="1429" w:hanging="360"/>
      </w:pPr>
      <w:rPr>
        <w:rFonts w:ascii="Symbol" w:hAnsi="Symbol" w:hint="default"/>
      </w:rPr>
    </w:lvl>
    <w:lvl w:ilvl="1" w:tplc="C5E80E78">
      <w:start w:val="1"/>
      <w:numFmt w:val="bullet"/>
      <w:lvlText w:val="o"/>
      <w:lvlJc w:val="left"/>
      <w:pPr>
        <w:ind w:left="2149" w:hanging="360"/>
      </w:pPr>
      <w:rPr>
        <w:rFonts w:ascii="Courier New" w:hAnsi="Courier New" w:cs="Courier New" w:hint="default"/>
      </w:rPr>
    </w:lvl>
    <w:lvl w:ilvl="2" w:tplc="561E27C8">
      <w:start w:val="1"/>
      <w:numFmt w:val="bullet"/>
      <w:lvlText w:val=""/>
      <w:lvlJc w:val="left"/>
      <w:pPr>
        <w:ind w:left="2869" w:hanging="360"/>
      </w:pPr>
      <w:rPr>
        <w:rFonts w:ascii="Wingdings" w:hAnsi="Wingdings" w:hint="default"/>
      </w:rPr>
    </w:lvl>
    <w:lvl w:ilvl="3" w:tplc="6C06A530">
      <w:start w:val="1"/>
      <w:numFmt w:val="bullet"/>
      <w:lvlText w:val=""/>
      <w:lvlJc w:val="left"/>
      <w:pPr>
        <w:ind w:left="3589" w:hanging="360"/>
      </w:pPr>
      <w:rPr>
        <w:rFonts w:ascii="Symbol" w:hAnsi="Symbol" w:hint="default"/>
      </w:rPr>
    </w:lvl>
    <w:lvl w:ilvl="4" w:tplc="B8DEA8E4">
      <w:start w:val="1"/>
      <w:numFmt w:val="bullet"/>
      <w:lvlText w:val="o"/>
      <w:lvlJc w:val="left"/>
      <w:pPr>
        <w:ind w:left="4309" w:hanging="360"/>
      </w:pPr>
      <w:rPr>
        <w:rFonts w:ascii="Courier New" w:hAnsi="Courier New" w:cs="Courier New" w:hint="default"/>
      </w:rPr>
    </w:lvl>
    <w:lvl w:ilvl="5" w:tplc="E7B8055C">
      <w:start w:val="1"/>
      <w:numFmt w:val="bullet"/>
      <w:lvlText w:val=""/>
      <w:lvlJc w:val="left"/>
      <w:pPr>
        <w:ind w:left="5029" w:hanging="360"/>
      </w:pPr>
      <w:rPr>
        <w:rFonts w:ascii="Wingdings" w:hAnsi="Wingdings" w:hint="default"/>
      </w:rPr>
    </w:lvl>
    <w:lvl w:ilvl="6" w:tplc="11FE936E">
      <w:start w:val="1"/>
      <w:numFmt w:val="bullet"/>
      <w:lvlText w:val=""/>
      <w:lvlJc w:val="left"/>
      <w:pPr>
        <w:ind w:left="5749" w:hanging="360"/>
      </w:pPr>
      <w:rPr>
        <w:rFonts w:ascii="Symbol" w:hAnsi="Symbol" w:hint="default"/>
      </w:rPr>
    </w:lvl>
    <w:lvl w:ilvl="7" w:tplc="69B0F4F8">
      <w:start w:val="1"/>
      <w:numFmt w:val="bullet"/>
      <w:lvlText w:val="o"/>
      <w:lvlJc w:val="left"/>
      <w:pPr>
        <w:ind w:left="6469" w:hanging="360"/>
      </w:pPr>
      <w:rPr>
        <w:rFonts w:ascii="Courier New" w:hAnsi="Courier New" w:cs="Courier New" w:hint="default"/>
      </w:rPr>
    </w:lvl>
    <w:lvl w:ilvl="8" w:tplc="5504D9F0">
      <w:start w:val="1"/>
      <w:numFmt w:val="bullet"/>
      <w:lvlText w:val=""/>
      <w:lvlJc w:val="left"/>
      <w:pPr>
        <w:ind w:left="7189" w:hanging="360"/>
      </w:pPr>
      <w:rPr>
        <w:rFonts w:ascii="Wingdings" w:hAnsi="Wingdings" w:hint="default"/>
      </w:rPr>
    </w:lvl>
  </w:abstractNum>
  <w:abstractNum w:abstractNumId="10" w15:restartNumberingAfterBreak="0">
    <w:nsid w:val="56390EAE"/>
    <w:multiLevelType w:val="hybridMultilevel"/>
    <w:tmpl w:val="BE36A3C6"/>
    <w:lvl w:ilvl="0" w:tplc="54441B3C">
      <w:start w:val="1"/>
      <w:numFmt w:val="decimal"/>
      <w:lvlText w:val="%1."/>
      <w:lvlJc w:val="left"/>
      <w:pPr>
        <w:ind w:left="1069" w:hanging="360"/>
      </w:pPr>
      <w:rPr>
        <w:rFonts w:hint="default"/>
      </w:rPr>
    </w:lvl>
    <w:lvl w:ilvl="1" w:tplc="3E7EFA1A">
      <w:start w:val="1"/>
      <w:numFmt w:val="lowerLetter"/>
      <w:lvlText w:val="%2."/>
      <w:lvlJc w:val="left"/>
      <w:pPr>
        <w:ind w:left="1789" w:hanging="360"/>
      </w:pPr>
    </w:lvl>
    <w:lvl w:ilvl="2" w:tplc="4574C6D2">
      <w:start w:val="1"/>
      <w:numFmt w:val="lowerRoman"/>
      <w:lvlText w:val="%3."/>
      <w:lvlJc w:val="right"/>
      <w:pPr>
        <w:ind w:left="2509" w:hanging="180"/>
      </w:pPr>
    </w:lvl>
    <w:lvl w:ilvl="3" w:tplc="00005CC0">
      <w:start w:val="1"/>
      <w:numFmt w:val="decimal"/>
      <w:lvlText w:val="%4."/>
      <w:lvlJc w:val="left"/>
      <w:pPr>
        <w:ind w:left="3229" w:hanging="360"/>
      </w:pPr>
    </w:lvl>
    <w:lvl w:ilvl="4" w:tplc="9BDE3884">
      <w:start w:val="1"/>
      <w:numFmt w:val="lowerLetter"/>
      <w:lvlText w:val="%5."/>
      <w:lvlJc w:val="left"/>
      <w:pPr>
        <w:ind w:left="3949" w:hanging="360"/>
      </w:pPr>
    </w:lvl>
    <w:lvl w:ilvl="5" w:tplc="85DCAF08">
      <w:start w:val="1"/>
      <w:numFmt w:val="lowerRoman"/>
      <w:lvlText w:val="%6."/>
      <w:lvlJc w:val="right"/>
      <w:pPr>
        <w:ind w:left="4669" w:hanging="180"/>
      </w:pPr>
    </w:lvl>
    <w:lvl w:ilvl="6" w:tplc="4BFC6490">
      <w:start w:val="1"/>
      <w:numFmt w:val="decimal"/>
      <w:lvlText w:val="%7."/>
      <w:lvlJc w:val="left"/>
      <w:pPr>
        <w:ind w:left="5389" w:hanging="360"/>
      </w:pPr>
    </w:lvl>
    <w:lvl w:ilvl="7" w:tplc="7D386FA6">
      <w:start w:val="1"/>
      <w:numFmt w:val="lowerLetter"/>
      <w:lvlText w:val="%8."/>
      <w:lvlJc w:val="left"/>
      <w:pPr>
        <w:ind w:left="6109" w:hanging="360"/>
      </w:pPr>
    </w:lvl>
    <w:lvl w:ilvl="8" w:tplc="977AA94E">
      <w:start w:val="1"/>
      <w:numFmt w:val="lowerRoman"/>
      <w:lvlText w:val="%9."/>
      <w:lvlJc w:val="right"/>
      <w:pPr>
        <w:ind w:left="6829" w:hanging="180"/>
      </w:pPr>
    </w:lvl>
  </w:abstractNum>
  <w:abstractNum w:abstractNumId="11" w15:restartNumberingAfterBreak="0">
    <w:nsid w:val="68D760EA"/>
    <w:multiLevelType w:val="hybridMultilevel"/>
    <w:tmpl w:val="8EF25266"/>
    <w:lvl w:ilvl="0" w:tplc="9DFA230E">
      <w:start w:val="1"/>
      <w:numFmt w:val="decimal"/>
      <w:lvlText w:val="%1."/>
      <w:lvlJc w:val="left"/>
      <w:pPr>
        <w:ind w:left="1429" w:hanging="360"/>
      </w:pPr>
    </w:lvl>
    <w:lvl w:ilvl="1" w:tplc="11D43558">
      <w:start w:val="1"/>
      <w:numFmt w:val="lowerLetter"/>
      <w:lvlText w:val="%2."/>
      <w:lvlJc w:val="left"/>
      <w:pPr>
        <w:ind w:left="2149" w:hanging="360"/>
      </w:pPr>
    </w:lvl>
    <w:lvl w:ilvl="2" w:tplc="CA2480A6">
      <w:start w:val="1"/>
      <w:numFmt w:val="lowerRoman"/>
      <w:lvlText w:val="%3."/>
      <w:lvlJc w:val="right"/>
      <w:pPr>
        <w:ind w:left="2869" w:hanging="180"/>
      </w:pPr>
    </w:lvl>
    <w:lvl w:ilvl="3" w:tplc="F92A4A22">
      <w:start w:val="1"/>
      <w:numFmt w:val="decimal"/>
      <w:lvlText w:val="%4."/>
      <w:lvlJc w:val="left"/>
      <w:pPr>
        <w:ind w:left="3589" w:hanging="360"/>
      </w:pPr>
    </w:lvl>
    <w:lvl w:ilvl="4" w:tplc="6D8E5B06">
      <w:start w:val="1"/>
      <w:numFmt w:val="lowerLetter"/>
      <w:lvlText w:val="%5."/>
      <w:lvlJc w:val="left"/>
      <w:pPr>
        <w:ind w:left="4309" w:hanging="360"/>
      </w:pPr>
    </w:lvl>
    <w:lvl w:ilvl="5" w:tplc="7D12A752">
      <w:start w:val="1"/>
      <w:numFmt w:val="lowerRoman"/>
      <w:lvlText w:val="%6."/>
      <w:lvlJc w:val="right"/>
      <w:pPr>
        <w:ind w:left="5029" w:hanging="180"/>
      </w:pPr>
    </w:lvl>
    <w:lvl w:ilvl="6" w:tplc="76DEBB8E">
      <w:start w:val="1"/>
      <w:numFmt w:val="decimal"/>
      <w:lvlText w:val="%7."/>
      <w:lvlJc w:val="left"/>
      <w:pPr>
        <w:ind w:left="5749" w:hanging="360"/>
      </w:pPr>
    </w:lvl>
    <w:lvl w:ilvl="7" w:tplc="E654C150">
      <w:start w:val="1"/>
      <w:numFmt w:val="lowerLetter"/>
      <w:lvlText w:val="%8."/>
      <w:lvlJc w:val="left"/>
      <w:pPr>
        <w:ind w:left="6469" w:hanging="360"/>
      </w:pPr>
    </w:lvl>
    <w:lvl w:ilvl="8" w:tplc="8DF690AE">
      <w:start w:val="1"/>
      <w:numFmt w:val="lowerRoman"/>
      <w:lvlText w:val="%9."/>
      <w:lvlJc w:val="right"/>
      <w:pPr>
        <w:ind w:left="7189" w:hanging="180"/>
      </w:pPr>
    </w:lvl>
  </w:abstractNum>
  <w:num w:numId="1" w16cid:durableId="2135368277">
    <w:abstractNumId w:val="7"/>
  </w:num>
  <w:num w:numId="2" w16cid:durableId="516769616">
    <w:abstractNumId w:val="0"/>
  </w:num>
  <w:num w:numId="3" w16cid:durableId="971978414">
    <w:abstractNumId w:val="3"/>
  </w:num>
  <w:num w:numId="4" w16cid:durableId="1812669224">
    <w:abstractNumId w:val="10"/>
  </w:num>
  <w:num w:numId="5" w16cid:durableId="1378971416">
    <w:abstractNumId w:val="9"/>
  </w:num>
  <w:num w:numId="6" w16cid:durableId="2086414073">
    <w:abstractNumId w:val="4"/>
  </w:num>
  <w:num w:numId="7" w16cid:durableId="1816410692">
    <w:abstractNumId w:val="6"/>
  </w:num>
  <w:num w:numId="8" w16cid:durableId="753669171">
    <w:abstractNumId w:val="9"/>
  </w:num>
  <w:num w:numId="9" w16cid:durableId="577178224">
    <w:abstractNumId w:val="11"/>
  </w:num>
  <w:num w:numId="10" w16cid:durableId="359088029">
    <w:abstractNumId w:val="2"/>
  </w:num>
  <w:num w:numId="11" w16cid:durableId="343477561">
    <w:abstractNumId w:val="5"/>
  </w:num>
  <w:num w:numId="12" w16cid:durableId="1924412953">
    <w:abstractNumId w:val="1"/>
  </w:num>
  <w:num w:numId="13" w16cid:durableId="32393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0E39"/>
    <w:rsid w:val="00007748"/>
    <w:rsid w:val="00010D9E"/>
    <w:rsid w:val="000416E7"/>
    <w:rsid w:val="000465BC"/>
    <w:rsid w:val="00057EDD"/>
    <w:rsid w:val="0007300F"/>
    <w:rsid w:val="000C2748"/>
    <w:rsid w:val="000C497E"/>
    <w:rsid w:val="000C5AD2"/>
    <w:rsid w:val="000C6885"/>
    <w:rsid w:val="000F2709"/>
    <w:rsid w:val="00142D6C"/>
    <w:rsid w:val="0015215D"/>
    <w:rsid w:val="001F6B5D"/>
    <w:rsid w:val="002128F4"/>
    <w:rsid w:val="00240AF2"/>
    <w:rsid w:val="00255B02"/>
    <w:rsid w:val="0025742C"/>
    <w:rsid w:val="002577A8"/>
    <w:rsid w:val="0026539C"/>
    <w:rsid w:val="002B5C6A"/>
    <w:rsid w:val="002E0E39"/>
    <w:rsid w:val="0035311F"/>
    <w:rsid w:val="0036087C"/>
    <w:rsid w:val="003851F6"/>
    <w:rsid w:val="003D5D10"/>
    <w:rsid w:val="00440A35"/>
    <w:rsid w:val="00454C87"/>
    <w:rsid w:val="004B489B"/>
    <w:rsid w:val="004C1C9B"/>
    <w:rsid w:val="0053434F"/>
    <w:rsid w:val="00573F20"/>
    <w:rsid w:val="005B0F25"/>
    <w:rsid w:val="005C115A"/>
    <w:rsid w:val="005D0CA3"/>
    <w:rsid w:val="00607520"/>
    <w:rsid w:val="006117D5"/>
    <w:rsid w:val="006149B3"/>
    <w:rsid w:val="006204D4"/>
    <w:rsid w:val="0062725B"/>
    <w:rsid w:val="0063339E"/>
    <w:rsid w:val="006843B3"/>
    <w:rsid w:val="00690401"/>
    <w:rsid w:val="006D2764"/>
    <w:rsid w:val="00755F9F"/>
    <w:rsid w:val="00782E08"/>
    <w:rsid w:val="007D5A06"/>
    <w:rsid w:val="00805B82"/>
    <w:rsid w:val="00822B6B"/>
    <w:rsid w:val="00856729"/>
    <w:rsid w:val="00865A29"/>
    <w:rsid w:val="008B4E0C"/>
    <w:rsid w:val="008D539E"/>
    <w:rsid w:val="008E1F94"/>
    <w:rsid w:val="008E5DCE"/>
    <w:rsid w:val="008F1A69"/>
    <w:rsid w:val="00904D70"/>
    <w:rsid w:val="009501D2"/>
    <w:rsid w:val="009C427C"/>
    <w:rsid w:val="009F0531"/>
    <w:rsid w:val="009F521B"/>
    <w:rsid w:val="00A02BAA"/>
    <w:rsid w:val="00A103ED"/>
    <w:rsid w:val="00A4221C"/>
    <w:rsid w:val="00A96F99"/>
    <w:rsid w:val="00AA2DCD"/>
    <w:rsid w:val="00AC530D"/>
    <w:rsid w:val="00AE13E2"/>
    <w:rsid w:val="00B01538"/>
    <w:rsid w:val="00B03A09"/>
    <w:rsid w:val="00B228EF"/>
    <w:rsid w:val="00B246D4"/>
    <w:rsid w:val="00B5188C"/>
    <w:rsid w:val="00B8570B"/>
    <w:rsid w:val="00B97124"/>
    <w:rsid w:val="00BD16B6"/>
    <w:rsid w:val="00BE556B"/>
    <w:rsid w:val="00C040B0"/>
    <w:rsid w:val="00C34115"/>
    <w:rsid w:val="00C4094B"/>
    <w:rsid w:val="00C44E4F"/>
    <w:rsid w:val="00C61CDB"/>
    <w:rsid w:val="00C71F94"/>
    <w:rsid w:val="00C77530"/>
    <w:rsid w:val="00C91197"/>
    <w:rsid w:val="00CB0B64"/>
    <w:rsid w:val="00CD2597"/>
    <w:rsid w:val="00CE25C8"/>
    <w:rsid w:val="00CF0FE9"/>
    <w:rsid w:val="00D31359"/>
    <w:rsid w:val="00D35F71"/>
    <w:rsid w:val="00D55212"/>
    <w:rsid w:val="00D60598"/>
    <w:rsid w:val="00D63C14"/>
    <w:rsid w:val="00D714F1"/>
    <w:rsid w:val="00DC4271"/>
    <w:rsid w:val="00DE514E"/>
    <w:rsid w:val="00DE6D63"/>
    <w:rsid w:val="00DF1BED"/>
    <w:rsid w:val="00E054DA"/>
    <w:rsid w:val="00E60D3A"/>
    <w:rsid w:val="00E833EB"/>
    <w:rsid w:val="00E94BFC"/>
    <w:rsid w:val="00ED25B8"/>
    <w:rsid w:val="00ED3BD4"/>
    <w:rsid w:val="00EE3547"/>
    <w:rsid w:val="00F01202"/>
    <w:rsid w:val="00F332B9"/>
    <w:rsid w:val="00F420FC"/>
    <w:rsid w:val="00FB2379"/>
    <w:rsid w:val="00FC4E4F"/>
    <w:rsid w:val="00FE5DE5"/>
    <w:rsid w:val="00FF5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D6E2"/>
  <w15:docId w15:val="{FF170DAC-4599-4E3A-BEA0-D3E9E012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5B9BD5" w:themeColor="accent1"/>
      <w:sz w:val="18"/>
      <w:szCs w:val="18"/>
    </w:rPr>
  </w:style>
  <w:style w:type="character" w:customStyle="1" w:styleId="ad">
    <w:name w:val="Нижний колонтитул Знак"/>
    <w:link w:val="ac"/>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af">
    <w:name w:val="endnote text"/>
    <w:basedOn w:val="a"/>
    <w:link w:val="af0"/>
    <w:uiPriority w:val="99"/>
    <w:semiHidden/>
    <w:unhideWhenUsed/>
    <w:pPr>
      <w:spacing w:after="0" w:line="240" w:lineRule="auto"/>
    </w:pPr>
    <w:rPr>
      <w:sz w:val="20"/>
    </w:rPr>
  </w:style>
  <w:style w:type="character" w:customStyle="1" w:styleId="af0">
    <w:name w:val="Текст концевой сноски Знак"/>
    <w:link w:val="af"/>
    <w:uiPriority w:val="99"/>
    <w:rPr>
      <w:sz w:val="20"/>
    </w:rPr>
  </w:style>
  <w:style w:type="character" w:styleId="af1">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2">
    <w:name w:val="TOC Heading"/>
    <w:uiPriority w:val="39"/>
    <w:unhideWhenUsed/>
  </w:style>
  <w:style w:type="paragraph" w:styleId="af3">
    <w:name w:val="table of figures"/>
    <w:basedOn w:val="a"/>
    <w:next w:val="a"/>
    <w:uiPriority w:val="99"/>
    <w:unhideWhenUsed/>
    <w:pPr>
      <w:spacing w:after="0"/>
    </w:pPr>
  </w:style>
  <w:style w:type="paragraph" w:styleId="af4">
    <w:name w:val="List Paragraph"/>
    <w:basedOn w:val="a"/>
    <w:uiPriority w:val="34"/>
    <w:qFormat/>
    <w:pPr>
      <w:ind w:left="720"/>
      <w:contextualSpacing/>
    </w:pPr>
  </w:style>
  <w:style w:type="table" w:styleId="af5">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6">
    <w:name w:val="Hyperlink"/>
    <w:basedOn w:val="a0"/>
    <w:uiPriority w:val="99"/>
    <w:unhideWhenUsed/>
    <w:rPr>
      <w:color w:val="0563C1" w:themeColor="hyperlink"/>
      <w:u w:val="single"/>
    </w:rPr>
  </w:style>
  <w:style w:type="character" w:customStyle="1" w:styleId="13">
    <w:name w:val="Неразрешенное упоминание1"/>
    <w:basedOn w:val="a0"/>
    <w:uiPriority w:val="99"/>
    <w:semiHidden/>
    <w:unhideWhenUsed/>
    <w:rPr>
      <w:color w:val="605E5C"/>
      <w:shd w:val="clear" w:color="auto" w:fill="E1DFDD"/>
    </w:rPr>
  </w:style>
  <w:style w:type="paragraph" w:styleId="af7">
    <w:name w:val="Balloon Text"/>
    <w:basedOn w:val="a"/>
    <w:link w:val="af8"/>
    <w:uiPriority w:val="99"/>
    <w:semiHidden/>
    <w:unhideWhenUsed/>
    <w:pPr>
      <w:spacing w:after="0" w:line="240" w:lineRule="auto"/>
    </w:pPr>
    <w:rPr>
      <w:rFonts w:ascii="Segoe UI" w:hAnsi="Segoe UI" w:cs="Segoe UI"/>
      <w:sz w:val="18"/>
      <w:szCs w:val="18"/>
    </w:rPr>
  </w:style>
  <w:style w:type="character" w:customStyle="1" w:styleId="af8">
    <w:name w:val="Текст выноски Знак"/>
    <w:basedOn w:val="a0"/>
    <w:link w:val="af7"/>
    <w:uiPriority w:val="99"/>
    <w:semiHidden/>
    <w:rPr>
      <w:rFonts w:ascii="Segoe UI" w:hAnsi="Segoe UI" w:cs="Segoe UI"/>
      <w:sz w:val="18"/>
      <w:szCs w:val="18"/>
    </w:rPr>
  </w:style>
  <w:style w:type="character" w:customStyle="1" w:styleId="ng-star-inserted">
    <w:name w:val="ng-star-inserted"/>
    <w:basedOn w:val="a0"/>
  </w:style>
  <w:style w:type="character" w:styleId="af9">
    <w:name w:val="annotation reference"/>
    <w:basedOn w:val="a0"/>
    <w:uiPriority w:val="99"/>
    <w:semiHidden/>
    <w:unhideWhenUsed/>
    <w:rPr>
      <w:sz w:val="16"/>
      <w:szCs w:val="16"/>
    </w:rPr>
  </w:style>
  <w:style w:type="paragraph" w:styleId="afa">
    <w:name w:val="annotation text"/>
    <w:basedOn w:val="a"/>
    <w:link w:val="afb"/>
    <w:uiPriority w:val="99"/>
    <w:semiHidden/>
    <w:unhideWhenUsed/>
    <w:pPr>
      <w:spacing w:line="240" w:lineRule="auto"/>
    </w:pPr>
    <w:rPr>
      <w:sz w:val="20"/>
      <w:szCs w:val="20"/>
    </w:rPr>
  </w:style>
  <w:style w:type="character" w:customStyle="1" w:styleId="afb">
    <w:name w:val="Текст примечания Знак"/>
    <w:basedOn w:val="a0"/>
    <w:link w:val="afa"/>
    <w:uiPriority w:val="99"/>
    <w:semiHidden/>
    <w:rPr>
      <w:sz w:val="20"/>
      <w:szCs w:val="20"/>
    </w:rPr>
  </w:style>
  <w:style w:type="paragraph" w:styleId="afc">
    <w:name w:val="annotation subject"/>
    <w:basedOn w:val="afa"/>
    <w:next w:val="afa"/>
    <w:link w:val="afd"/>
    <w:uiPriority w:val="99"/>
    <w:semiHidden/>
    <w:unhideWhenUsed/>
    <w:rPr>
      <w:b/>
      <w:bCs/>
    </w:rPr>
  </w:style>
  <w:style w:type="character" w:customStyle="1" w:styleId="afd">
    <w:name w:val="Тема примечания Знак"/>
    <w:basedOn w:val="afb"/>
    <w:link w:val="afc"/>
    <w:uiPriority w:val="99"/>
    <w:semiHidden/>
    <w:rPr>
      <w:b/>
      <w:bCs/>
      <w:sz w:val="20"/>
      <w:szCs w:val="20"/>
    </w:rPr>
  </w:style>
  <w:style w:type="paragraph" w:styleId="afe">
    <w:name w:val="Revision"/>
    <w:hidden/>
    <w:uiPriority w:val="99"/>
    <w:semiHidden/>
    <w:pPr>
      <w:spacing w:after="0" w:line="240" w:lineRule="auto"/>
    </w:pPr>
  </w:style>
  <w:style w:type="character" w:customStyle="1" w:styleId="sc-bznhio">
    <w:name w:val="sc-bznhio"/>
    <w:basedOn w:val="a0"/>
  </w:style>
  <w:style w:type="paragraph" w:styleId="aff">
    <w:name w:val="footnote text"/>
    <w:basedOn w:val="a"/>
    <w:link w:val="aff0"/>
    <w:uiPriority w:val="99"/>
    <w:semiHidden/>
    <w:unhideWhenUsed/>
    <w:pPr>
      <w:spacing w:after="0" w:line="240" w:lineRule="auto"/>
    </w:pPr>
    <w:rPr>
      <w:sz w:val="20"/>
      <w:szCs w:val="20"/>
    </w:rPr>
  </w:style>
  <w:style w:type="character" w:customStyle="1" w:styleId="aff0">
    <w:name w:val="Текст сноски Знак"/>
    <w:basedOn w:val="a0"/>
    <w:link w:val="aff"/>
    <w:uiPriority w:val="99"/>
    <w:semiHidden/>
    <w:rPr>
      <w:sz w:val="20"/>
      <w:szCs w:val="20"/>
    </w:rPr>
  </w:style>
  <w:style w:type="character" w:styleId="aff1">
    <w:name w:val="footnote reference"/>
    <w:basedOn w:val="a0"/>
    <w:uiPriority w:val="99"/>
    <w:semiHidden/>
    <w:unhideWhenUsed/>
    <w:rPr>
      <w:vertAlign w:val="superscript"/>
    </w:rPr>
  </w:style>
  <w:style w:type="character" w:customStyle="1" w:styleId="ezkurwreuab5ozgtqnkl">
    <w:name w:val="ezkurwreuab5ozgtqnkl"/>
    <w:basedOn w:val="a0"/>
    <w:rsid w:val="00E054DA"/>
  </w:style>
  <w:style w:type="character" w:customStyle="1" w:styleId="24">
    <w:name w:val="Неразрешенное упоминание2"/>
    <w:basedOn w:val="a0"/>
    <w:uiPriority w:val="99"/>
    <w:semiHidden/>
    <w:unhideWhenUsed/>
    <w:rsid w:val="00B03A09"/>
    <w:rPr>
      <w:color w:val="605E5C"/>
      <w:shd w:val="clear" w:color="auto" w:fill="E1DFDD"/>
    </w:rPr>
  </w:style>
  <w:style w:type="character" w:customStyle="1" w:styleId="43">
    <w:name w:val="Основной текст (4) + Полужирный"/>
    <w:basedOn w:val="a0"/>
    <w:rsid w:val="0025742C"/>
    <w:rPr>
      <w:rFonts w:ascii="Times New Roman" w:eastAsia="Times New Roman" w:hAnsi="Times New Roman" w:cs="Times New Roman"/>
      <w:b/>
      <w:bCs/>
      <w:i/>
      <w:iCs/>
      <w:smallCaps w:val="0"/>
      <w:strike w:val="0"/>
      <w:color w:val="000000"/>
      <w:spacing w:val="0"/>
      <w:w w:val="100"/>
      <w:position w:val="0"/>
      <w:sz w:val="17"/>
      <w:szCs w:val="17"/>
      <w:u w:val="none"/>
      <w:lang w:val="en-US" w:eastAsia="ru-RU" w:bidi="ru-RU"/>
    </w:rPr>
  </w:style>
  <w:style w:type="character" w:customStyle="1" w:styleId="25">
    <w:name w:val="Основной текст (2)_"/>
    <w:basedOn w:val="a0"/>
    <w:link w:val="26"/>
    <w:rsid w:val="0025742C"/>
    <w:rPr>
      <w:rFonts w:ascii="Century Gothic" w:eastAsia="Century Gothic" w:hAnsi="Century Gothic" w:cs="Century Gothic"/>
      <w:b/>
      <w:bCs/>
      <w:sz w:val="28"/>
      <w:szCs w:val="28"/>
      <w:lang w:val="en-US" w:bidi="en-US"/>
    </w:rPr>
  </w:style>
  <w:style w:type="paragraph" w:customStyle="1" w:styleId="26">
    <w:name w:val="Основной текст (2)"/>
    <w:basedOn w:val="a"/>
    <w:link w:val="25"/>
    <w:rsid w:val="0025742C"/>
    <w:pPr>
      <w:widowControl w:val="0"/>
      <w:spacing w:after="0" w:line="233" w:lineRule="auto"/>
      <w:jc w:val="center"/>
    </w:pPr>
    <w:rPr>
      <w:rFonts w:ascii="Century Gothic" w:eastAsia="Century Gothic" w:hAnsi="Century Gothic" w:cs="Century Gothic"/>
      <w:b/>
      <w:bCs/>
      <w:sz w:val="28"/>
      <w:szCs w:val="28"/>
      <w:lang w:bidi="en-US"/>
    </w:rPr>
  </w:style>
  <w:style w:type="character" w:customStyle="1" w:styleId="44">
    <w:name w:val="Основной текст (4)_"/>
    <w:basedOn w:val="a0"/>
    <w:link w:val="45"/>
    <w:rsid w:val="0025742C"/>
    <w:rPr>
      <w:rFonts w:ascii="Times New Roman" w:eastAsia="Times New Roman" w:hAnsi="Times New Roman" w:cs="Times New Roman"/>
      <w:b/>
      <w:bCs/>
      <w:sz w:val="18"/>
      <w:szCs w:val="18"/>
      <w:shd w:val="clear" w:color="auto" w:fill="FFFFFF"/>
    </w:rPr>
  </w:style>
  <w:style w:type="paragraph" w:customStyle="1" w:styleId="45">
    <w:name w:val="Основной текст (4)"/>
    <w:basedOn w:val="a"/>
    <w:link w:val="44"/>
    <w:rsid w:val="0025742C"/>
    <w:pPr>
      <w:widowControl w:val="0"/>
      <w:shd w:val="clear" w:color="auto" w:fill="FFFFFF"/>
      <w:spacing w:after="0" w:line="0" w:lineRule="atLeast"/>
      <w:jc w:val="center"/>
    </w:pPr>
    <w:rPr>
      <w:rFonts w:ascii="Times New Roman" w:eastAsia="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ontikimaps.ru/hoith" TargetMode="External"/><Relationship Id="rId18" Type="http://schemas.openxmlformats.org/officeDocument/2006/relationships/hyperlink" Target="https://earthexplorer.usgs.gov/"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nspd.gov.ru" TargetMode="External"/><Relationship Id="rId17" Type="http://schemas.openxmlformats.org/officeDocument/2006/relationships/hyperlink" Target="https://kontikimaps.ru/hoith" TargetMode="External"/><Relationship Id="rId2" Type="http://schemas.openxmlformats.org/officeDocument/2006/relationships/customXml" Target="../customXml/item2.xml"/><Relationship Id="rId16" Type="http://schemas.openxmlformats.org/officeDocument/2006/relationships/hyperlink" Target="https://nspd.gov.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arthexplorer.usgs.gov/" TargetMode="External"/><Relationship Id="rId5" Type="http://schemas.openxmlformats.org/officeDocument/2006/relationships/settings" Target="settings.xml"/><Relationship Id="rId15" Type="http://schemas.openxmlformats.org/officeDocument/2006/relationships/hyperlink" Target="https://geochecki-vpd.nalog.gov.ru/geochecks" TargetMode="External"/><Relationship Id="rId10" Type="http://schemas.openxmlformats.org/officeDocument/2006/relationships/hyperlink" Target="https://kontikimaps.ru/hoith" TargetMode="External"/><Relationship Id="rId19" Type="http://schemas.openxmlformats.org/officeDocument/2006/relationships/hyperlink" Target="https://geochecki-vpd.nalog.gov.ru/geochecks" TargetMode="External"/><Relationship Id="rId4" Type="http://schemas.openxmlformats.org/officeDocument/2006/relationships/styles" Target="styles.xml"/><Relationship Id="rId9" Type="http://schemas.openxmlformats.org/officeDocument/2006/relationships/hyperlink" Target="https://nspd.gov.ru" TargetMode="External"/><Relationship Id="rId14" Type="http://schemas.openxmlformats.org/officeDocument/2006/relationships/hyperlink" Target="https://earthexplorer.usgs.go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64A3C816-86F6-4740-B40D-B217547E8036}">
  <ds:schemaRefs>
    <ds:schemaRef ds:uri="http://schemas.openxmlformats.org/officeDocument/2006/bibliography"/>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6661</Words>
  <Characters>37972</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Александр Александрович</dc:creator>
  <cp:keywords/>
  <dc:description/>
  <cp:lastModifiedBy>Анастасия Барбинова</cp:lastModifiedBy>
  <cp:revision>14</cp:revision>
  <cp:lastPrinted>2026-05-06T14:09:00Z</cp:lastPrinted>
  <dcterms:created xsi:type="dcterms:W3CDTF">2026-09-25T16:59:00Z</dcterms:created>
  <dcterms:modified xsi:type="dcterms:W3CDTF">2026-10-15T14:21:00Z</dcterms:modified>
</cp:coreProperties>
</file>